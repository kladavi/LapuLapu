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customXmlDelRangeStart w:id="0" w:author="David Klan" w:date="2026-01-06T15:57:00Z"/>
    <w:sdt>
      <w:sdtPr>
        <w:id w:val="1185022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customXmlDelRangeEnd w:id="0"/>
        <w:p w14:paraId="2102714F" w14:textId="129E0C23" w:rsidR="009C36C7" w:rsidDel="005B2F7D" w:rsidRDefault="009C36C7" w:rsidP="005B2F7D">
          <w:pPr>
            <w:pStyle w:val="TOCHeading"/>
            <w:rPr>
              <w:del w:id="1" w:author="David Klan" w:date="2026-01-06T15:57:00Z" w16du:dateUtc="2026-01-06T06:57:00Z"/>
            </w:rPr>
          </w:pPr>
          <w:del w:id="2" w:author="David Klan" w:date="2026-01-06T15:57:00Z" w16du:dateUtc="2026-01-06T06:57:00Z">
            <w:r w:rsidDel="005B2F7D">
              <w:delText>Table of Contents</w:delText>
            </w:r>
          </w:del>
        </w:p>
        <w:p w14:paraId="63D15D58" w14:textId="7050D195" w:rsidR="009C36C7" w:rsidDel="005B2F7D" w:rsidRDefault="009C36C7">
          <w:pPr>
            <w:pStyle w:val="TOCHeading"/>
            <w:rPr>
              <w:del w:id="3" w:author="David Klan" w:date="2026-01-06T15:57:00Z" w16du:dateUtc="2026-01-06T06:57:00Z"/>
              <w:noProof/>
              <w:kern w:val="2"/>
              <w:sz w:val="24"/>
              <w:szCs w:val="24"/>
            </w:rPr>
            <w:pPrChange w:id="4" w:author="David Klan" w:date="2026-01-06T15:57:00Z" w16du:dateUtc="2026-01-06T06:57:00Z">
              <w:pPr>
                <w:pStyle w:val="TOC1"/>
                <w:tabs>
                  <w:tab w:val="right" w:leader="dot" w:pos="8494"/>
                </w:tabs>
              </w:pPr>
            </w:pPrChange>
          </w:pPr>
          <w:del w:id="5" w:author="David Klan" w:date="2026-01-06T15:57:00Z" w16du:dateUtc="2026-01-06T06:57:00Z">
            <w:r w:rsidDel="005B2F7D">
              <w:fldChar w:fldCharType="begin"/>
            </w:r>
            <w:r w:rsidDel="005B2F7D">
              <w:delInstrText xml:space="preserve"> TOC \o "1-3" \h \z \u </w:delInstrText>
            </w:r>
            <w:r w:rsidDel="005B2F7D">
              <w:fldChar w:fldCharType="separate"/>
            </w:r>
            <w:r w:rsidDel="005B2F7D">
              <w:fldChar w:fldCharType="begin"/>
            </w:r>
            <w:r w:rsidDel="005B2F7D">
              <w:delInstrText>HYPERLINK \l "_Toc216538383"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ETS Focus for 2026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_Toc216538383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5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1F6E5D6" w14:textId="77487F09" w:rsidR="009C36C7" w:rsidDel="005B2F7D" w:rsidRDefault="009C36C7">
          <w:pPr>
            <w:pStyle w:val="TOCHeading"/>
            <w:rPr>
              <w:del w:id="6" w:author="David Klan" w:date="2026-01-06T15:57:00Z" w16du:dateUtc="2026-01-06T06:57:00Z"/>
              <w:noProof/>
              <w:kern w:val="2"/>
              <w:sz w:val="24"/>
              <w:szCs w:val="24"/>
            </w:rPr>
            <w:pPrChange w:id="7" w:author="David Klan" w:date="2026-01-06T15:57:00Z" w16du:dateUtc="2026-01-06T06:57:00Z">
              <w:pPr>
                <w:pStyle w:val="TOC1"/>
                <w:tabs>
                  <w:tab w:val="right" w:leader="dot" w:pos="8494"/>
                </w:tabs>
              </w:pPr>
            </w:pPrChange>
          </w:pPr>
          <w:del w:id="8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"_Toc216538384"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Japan Office Improvements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_Toc216538384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5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27DC4006" w14:textId="5066F94C" w:rsidR="009C36C7" w:rsidDel="005B2F7D" w:rsidRDefault="009C36C7">
          <w:pPr>
            <w:pStyle w:val="TOCHeading"/>
            <w:rPr>
              <w:del w:id="9" w:author="David Klan" w:date="2026-01-06T15:57:00Z" w16du:dateUtc="2026-01-06T06:57:00Z"/>
              <w:noProof/>
              <w:kern w:val="2"/>
              <w:sz w:val="24"/>
              <w:szCs w:val="24"/>
            </w:rPr>
            <w:pPrChange w:id="10" w:author="David Klan" w:date="2026-01-06T15:57:00Z" w16du:dateUtc="2026-01-06T06:57:00Z">
              <w:pPr>
                <w:pStyle w:val="TOC1"/>
                <w:tabs>
                  <w:tab w:val="right" w:leader="dot" w:pos="8494"/>
                </w:tabs>
              </w:pPr>
            </w:pPrChange>
          </w:pPr>
          <w:del w:id="11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"_Toc216538385"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Data Center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_Toc216538385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790F4A1" w14:textId="398E3932" w:rsidR="009C36C7" w:rsidDel="005B2F7D" w:rsidRDefault="009C36C7">
          <w:pPr>
            <w:pStyle w:val="TOCHeading"/>
            <w:rPr>
              <w:del w:id="12" w:author="David Klan" w:date="2026-01-06T15:57:00Z" w16du:dateUtc="2026-01-06T06:57:00Z"/>
              <w:noProof/>
              <w:kern w:val="2"/>
              <w:sz w:val="24"/>
              <w:szCs w:val="24"/>
            </w:rPr>
            <w:pPrChange w:id="13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4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"_Toc216538386"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B2B Services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_Toc216538386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F05A526" w14:textId="7B1EC2E6" w:rsidR="009C36C7" w:rsidDel="005B2F7D" w:rsidRDefault="009C36C7">
          <w:pPr>
            <w:pStyle w:val="TOCHeading"/>
            <w:rPr>
              <w:del w:id="15" w:author="David Klan" w:date="2026-01-06T15:57:00Z" w16du:dateUtc="2026-01-06T06:57:00Z"/>
              <w:noProof/>
              <w:kern w:val="2"/>
              <w:sz w:val="24"/>
              <w:szCs w:val="24"/>
            </w:rPr>
            <w:pPrChange w:id="16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7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"_Toc216538387"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TY10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_Toc216538387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69D626B" w14:textId="32C7A8AF" w:rsidR="009C36C7" w:rsidDel="005B2F7D" w:rsidRDefault="009C36C7">
          <w:pPr>
            <w:pStyle w:val="TOCHeading"/>
            <w:rPr>
              <w:del w:id="18" w:author="David Klan" w:date="2026-01-06T15:57:00Z" w16du:dateUtc="2026-01-06T06:57:00Z"/>
              <w:noProof/>
              <w:kern w:val="2"/>
              <w:sz w:val="24"/>
              <w:szCs w:val="24"/>
            </w:rPr>
            <w:pPrChange w:id="19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0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"_Toc216538388"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OS1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_Toc216538388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ED584E0" w14:textId="7EC500B9" w:rsidR="009C36C7" w:rsidDel="005B2F7D" w:rsidRDefault="009C36C7">
          <w:pPr>
            <w:pStyle w:val="TOCHeading"/>
            <w:rPr>
              <w:del w:id="21" w:author="David Klan" w:date="2026-01-06T15:57:00Z" w16du:dateUtc="2026-01-06T06:57:00Z"/>
              <w:noProof/>
              <w:kern w:val="2"/>
              <w:sz w:val="24"/>
              <w:szCs w:val="24"/>
            </w:rPr>
            <w:pPrChange w:id="22" w:author="David Klan" w:date="2026-01-06T15:57:00Z" w16du:dateUtc="2026-01-06T06:57:00Z">
              <w:pPr>
                <w:pStyle w:val="TOC1"/>
                <w:tabs>
                  <w:tab w:val="right" w:leader="dot" w:pos="8494"/>
                </w:tabs>
              </w:pPr>
            </w:pPrChange>
          </w:pPr>
          <w:del w:id="23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"_Toc216538389"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End User Services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_Toc216538389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05775B1" w14:textId="5FC0BA94" w:rsidR="009C36C7" w:rsidDel="005B2F7D" w:rsidRDefault="009C36C7">
          <w:pPr>
            <w:pStyle w:val="TOCHeading"/>
            <w:rPr>
              <w:del w:id="24" w:author="David Klan" w:date="2026-01-06T15:57:00Z" w16du:dateUtc="2026-01-06T06:57:00Z"/>
              <w:noProof/>
              <w:kern w:val="2"/>
              <w:sz w:val="24"/>
              <w:szCs w:val="24"/>
            </w:rPr>
            <w:pPrChange w:id="25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6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"_Toc216538390"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Request Minimization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_Toc216538390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64AEBDA" w14:textId="3AEC036D" w:rsidR="009C36C7" w:rsidDel="005B2F7D" w:rsidRDefault="009C36C7">
          <w:pPr>
            <w:pStyle w:val="TOCHeading"/>
            <w:rPr>
              <w:del w:id="27" w:author="David Klan" w:date="2026-01-06T15:57:00Z" w16du:dateUtc="2026-01-06T06:57:00Z"/>
              <w:noProof/>
              <w:kern w:val="2"/>
              <w:sz w:val="24"/>
              <w:szCs w:val="24"/>
            </w:rPr>
            <w:pPrChange w:id="28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9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"_Toc216538391"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_Toc216538391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3470168" w14:textId="64CA5190" w:rsidR="009C36C7" w:rsidDel="005B2F7D" w:rsidRDefault="009C36C7">
          <w:pPr>
            <w:pStyle w:val="TOCHeading"/>
            <w:rPr>
              <w:del w:id="30" w:author="David Klan" w:date="2026-01-06T15:57:00Z" w16du:dateUtc="2026-01-06T06:57:00Z"/>
              <w:noProof/>
              <w:kern w:val="2"/>
              <w:sz w:val="24"/>
              <w:szCs w:val="24"/>
            </w:rPr>
            <w:pPrChange w:id="31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32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"_Toc216538392"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Request Analysis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_Toc216538392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60DCC3F" w14:textId="4E5180CE" w:rsidR="009C36C7" w:rsidDel="005B2F7D" w:rsidRDefault="009C36C7">
          <w:pPr>
            <w:pStyle w:val="TOCHeading"/>
            <w:rPr>
              <w:del w:id="33" w:author="David Klan" w:date="2026-01-06T15:57:00Z" w16du:dateUtc="2026-01-06T06:57:00Z"/>
              <w:noProof/>
              <w:kern w:val="2"/>
              <w:sz w:val="24"/>
              <w:szCs w:val="24"/>
            </w:rPr>
            <w:pPrChange w:id="34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35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"_Toc216538393"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Entitlement Standardization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_Toc216538393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A616214" w14:textId="707F38DD" w:rsidR="009C36C7" w:rsidDel="005B2F7D" w:rsidRDefault="009C36C7">
          <w:pPr>
            <w:pStyle w:val="TOCHeading"/>
            <w:rPr>
              <w:del w:id="36" w:author="David Klan" w:date="2026-01-06T15:57:00Z" w16du:dateUtc="2026-01-06T06:57:00Z"/>
              <w:noProof/>
              <w:kern w:val="2"/>
              <w:sz w:val="24"/>
              <w:szCs w:val="24"/>
            </w:rPr>
            <w:pPrChange w:id="37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38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"_Toc216538394"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Request Effort Minimization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_Toc216538394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4FC8743" w14:textId="6A0FC1D0" w:rsidR="009C36C7" w:rsidDel="005B2F7D" w:rsidRDefault="009C36C7">
          <w:pPr>
            <w:pStyle w:val="TOCHeading"/>
            <w:rPr>
              <w:del w:id="39" w:author="David Klan" w:date="2026-01-06T15:57:00Z" w16du:dateUtc="2026-01-06T06:57:00Z"/>
              <w:noProof/>
              <w:kern w:val="2"/>
              <w:sz w:val="24"/>
              <w:szCs w:val="24"/>
            </w:rPr>
            <w:pPrChange w:id="40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41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"_Toc216538395"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Create a feedback loop with users to identify entitlement issues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_Toc216538395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6DDE1B1" w14:textId="13072ED0" w:rsidR="009C36C7" w:rsidDel="005B2F7D" w:rsidRDefault="009C36C7">
          <w:pPr>
            <w:pStyle w:val="TOCHeading"/>
            <w:rPr>
              <w:del w:id="42" w:author="David Klan" w:date="2026-01-06T15:57:00Z" w16du:dateUtc="2026-01-06T06:57:00Z"/>
              <w:noProof/>
              <w:kern w:val="2"/>
              <w:sz w:val="24"/>
              <w:szCs w:val="24"/>
            </w:rPr>
            <w:pPrChange w:id="43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44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"_Toc216538396"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Peripheral Service Enhancement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_Toc216538396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92820A9" w14:textId="0963C093" w:rsidR="009C36C7" w:rsidDel="005B2F7D" w:rsidRDefault="009C36C7">
          <w:pPr>
            <w:pStyle w:val="TOCHeading"/>
            <w:rPr>
              <w:del w:id="45" w:author="David Klan" w:date="2026-01-06T15:57:00Z" w16du:dateUtc="2026-01-06T06:57:00Z"/>
              <w:noProof/>
              <w:kern w:val="2"/>
              <w:sz w:val="24"/>
              <w:szCs w:val="24"/>
            </w:rPr>
            <w:pPrChange w:id="46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47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"_Toc216538397"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M365 MDM Enhancement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_Toc216538397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379D9AD" w14:textId="694C3406" w:rsidR="009C36C7" w:rsidDel="005B2F7D" w:rsidRDefault="009C36C7">
          <w:pPr>
            <w:pStyle w:val="TOCHeading"/>
            <w:rPr>
              <w:del w:id="48" w:author="David Klan" w:date="2026-01-06T15:57:00Z" w16du:dateUtc="2026-01-06T06:57:00Z"/>
              <w:noProof/>
              <w:kern w:val="2"/>
              <w:sz w:val="24"/>
              <w:szCs w:val="24"/>
            </w:rPr>
            <w:pPrChange w:id="49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50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"_Toc216538398"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Lenovo MTR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_Toc216538398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4A07313" w14:textId="7C0ADA9B" w:rsidR="009C36C7" w:rsidDel="005B2F7D" w:rsidRDefault="009C36C7">
          <w:pPr>
            <w:pStyle w:val="TOCHeading"/>
            <w:rPr>
              <w:del w:id="51" w:author="David Klan" w:date="2026-01-06T15:57:00Z" w16du:dateUtc="2026-01-06T06:57:00Z"/>
              <w:noProof/>
              <w:kern w:val="2"/>
              <w:sz w:val="24"/>
              <w:szCs w:val="24"/>
            </w:rPr>
            <w:pPrChange w:id="52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53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"_Toc216538399"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Fix Font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_Toc216538399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5A6B86B4" w14:textId="38941B80" w:rsidR="009C36C7" w:rsidDel="005B2F7D" w:rsidRDefault="009C36C7">
          <w:pPr>
            <w:pStyle w:val="TOCHeading"/>
            <w:rPr>
              <w:del w:id="54" w:author="David Klan" w:date="2026-01-06T15:57:00Z" w16du:dateUtc="2026-01-06T06:57:00Z"/>
              <w:noProof/>
              <w:kern w:val="2"/>
              <w:sz w:val="24"/>
              <w:szCs w:val="24"/>
            </w:rPr>
            <w:pPrChange w:id="55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56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"_Toc216538400"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Fix Latency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_Toc216538400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A1B8952" w14:textId="79481B17" w:rsidR="009C36C7" w:rsidDel="005B2F7D" w:rsidRDefault="009C36C7">
          <w:pPr>
            <w:pStyle w:val="TOCHeading"/>
            <w:rPr>
              <w:del w:id="57" w:author="David Klan" w:date="2026-01-06T15:57:00Z" w16du:dateUtc="2026-01-06T06:57:00Z"/>
              <w:noProof/>
              <w:kern w:val="2"/>
              <w:sz w:val="24"/>
              <w:szCs w:val="24"/>
            </w:rPr>
            <w:pPrChange w:id="58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59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"_Toc216538401"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Windows Device Optimization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_Toc216538401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D6FF824" w14:textId="226376BB" w:rsidR="009C36C7" w:rsidDel="005B2F7D" w:rsidRDefault="009C36C7">
          <w:pPr>
            <w:pStyle w:val="TOCHeading"/>
            <w:rPr>
              <w:del w:id="60" w:author="David Klan" w:date="2026-01-06T15:57:00Z" w16du:dateUtc="2026-01-06T06:57:00Z"/>
              <w:noProof/>
              <w:kern w:val="2"/>
              <w:sz w:val="24"/>
              <w:szCs w:val="24"/>
            </w:rPr>
            <w:pPrChange w:id="61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62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"_Toc216538402"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PA Agent - SNOW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_Toc216538402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B8F3F65" w14:textId="52258354" w:rsidR="009C36C7" w:rsidDel="005B2F7D" w:rsidRDefault="009C36C7">
          <w:pPr>
            <w:pStyle w:val="TOCHeading"/>
            <w:rPr>
              <w:del w:id="63" w:author="David Klan" w:date="2026-01-06T15:57:00Z" w16du:dateUtc="2026-01-06T06:57:00Z"/>
              <w:noProof/>
              <w:kern w:val="2"/>
              <w:sz w:val="24"/>
              <w:szCs w:val="24"/>
            </w:rPr>
            <w:pPrChange w:id="64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65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"_Toc216538403"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PA Agent - M365 Improvement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_Toc216538403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17FAFA8" w14:textId="6A51446A" w:rsidR="009C36C7" w:rsidDel="005B2F7D" w:rsidRDefault="009C36C7">
          <w:pPr>
            <w:pStyle w:val="TOCHeading"/>
            <w:rPr>
              <w:del w:id="66" w:author="David Klan" w:date="2026-01-06T15:57:00Z" w16du:dateUtc="2026-01-06T06:57:00Z"/>
              <w:noProof/>
              <w:kern w:val="2"/>
              <w:sz w:val="24"/>
              <w:szCs w:val="24"/>
            </w:rPr>
            <w:pPrChange w:id="67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68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"_Toc216538404"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Information Management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_Toc216538404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A8268B7" w14:textId="2DE1A009" w:rsidR="009C36C7" w:rsidDel="005B2F7D" w:rsidRDefault="009C36C7">
          <w:pPr>
            <w:pStyle w:val="TOCHeading"/>
            <w:rPr>
              <w:del w:id="69" w:author="David Klan" w:date="2026-01-06T15:57:00Z" w16du:dateUtc="2026-01-06T06:57:00Z"/>
              <w:noProof/>
              <w:kern w:val="2"/>
              <w:sz w:val="24"/>
              <w:szCs w:val="24"/>
            </w:rPr>
            <w:pPrChange w:id="70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71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"_Toc216538405"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End User Services Operational Procedures Alignment to Standards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_Toc216538405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13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27F82686" w14:textId="494FB6A4" w:rsidR="009C36C7" w:rsidDel="005B2F7D" w:rsidRDefault="009C36C7">
          <w:pPr>
            <w:pStyle w:val="TOCHeading"/>
            <w:rPr>
              <w:del w:id="72" w:author="David Klan" w:date="2026-01-06T15:57:00Z" w16du:dateUtc="2026-01-06T06:57:00Z"/>
              <w:noProof/>
              <w:kern w:val="2"/>
              <w:sz w:val="24"/>
              <w:szCs w:val="24"/>
            </w:rPr>
            <w:pPrChange w:id="73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74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"_Toc216538406"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_Toc216538406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13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5EAA7B0" w14:textId="1A1FF254" w:rsidR="009C36C7" w:rsidDel="005B2F7D" w:rsidRDefault="009C36C7">
          <w:pPr>
            <w:pStyle w:val="TOCHeading"/>
            <w:rPr>
              <w:del w:id="75" w:author="David Klan" w:date="2026-01-06T15:57:00Z" w16du:dateUtc="2026-01-06T06:57:00Z"/>
              <w:noProof/>
              <w:kern w:val="2"/>
              <w:sz w:val="24"/>
              <w:szCs w:val="24"/>
            </w:rPr>
            <w:pPrChange w:id="76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77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"_Toc216538407"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Challenges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_Toc216538407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13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62FEFF1" w14:textId="286B884B" w:rsidR="009C36C7" w:rsidDel="005B2F7D" w:rsidRDefault="009C36C7">
          <w:pPr>
            <w:pStyle w:val="TOCHeading"/>
            <w:rPr>
              <w:del w:id="78" w:author="David Klan" w:date="2026-01-06T15:57:00Z" w16du:dateUtc="2026-01-06T06:57:00Z"/>
              <w:noProof/>
              <w:kern w:val="2"/>
              <w:sz w:val="24"/>
              <w:szCs w:val="24"/>
            </w:rPr>
            <w:pPrChange w:id="79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80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"_Toc216538408"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Proposed 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_Toc216538408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13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814C4B2" w14:textId="2FE986FF" w:rsidR="009C36C7" w:rsidDel="005B2F7D" w:rsidRDefault="009C36C7">
          <w:pPr>
            <w:pStyle w:val="TOCHeading"/>
            <w:rPr>
              <w:del w:id="81" w:author="David Klan" w:date="2026-01-06T15:57:00Z" w16du:dateUtc="2026-01-06T06:57:00Z"/>
              <w:noProof/>
              <w:kern w:val="2"/>
              <w:sz w:val="24"/>
              <w:szCs w:val="24"/>
            </w:rPr>
            <w:pPrChange w:id="82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83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"_Toc216538409"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Create M365 App Services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_Toc216538409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13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FCAB9D5" w14:textId="7CDA6A48" w:rsidR="009C36C7" w:rsidDel="005B2F7D" w:rsidRDefault="009C36C7">
          <w:pPr>
            <w:pStyle w:val="TOCHeading"/>
            <w:rPr>
              <w:del w:id="84" w:author="David Klan" w:date="2026-01-06T15:57:00Z" w16du:dateUtc="2026-01-06T06:57:00Z"/>
              <w:noProof/>
              <w:kern w:val="2"/>
              <w:sz w:val="24"/>
              <w:szCs w:val="24"/>
            </w:rPr>
            <w:pPrChange w:id="85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86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"_Toc216538410"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Business Form Migration to SNOW/M365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_Toc216538410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13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F47D9B2" w14:textId="35C39954" w:rsidR="009C36C7" w:rsidDel="005B2F7D" w:rsidRDefault="009C36C7">
          <w:pPr>
            <w:pStyle w:val="TOCHeading"/>
            <w:rPr>
              <w:del w:id="87" w:author="David Klan" w:date="2026-01-06T15:57:00Z" w16du:dateUtc="2026-01-06T06:57:00Z"/>
              <w:noProof/>
              <w:kern w:val="2"/>
              <w:sz w:val="24"/>
              <w:szCs w:val="24"/>
            </w:rPr>
            <w:pPrChange w:id="88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89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"_Toc216538411"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_Toc216538411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13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2778025" w14:textId="592A0B3B" w:rsidR="009C36C7" w:rsidDel="005B2F7D" w:rsidRDefault="009C36C7">
          <w:pPr>
            <w:pStyle w:val="TOCHeading"/>
            <w:rPr>
              <w:del w:id="90" w:author="David Klan" w:date="2026-01-06T15:57:00Z" w16du:dateUtc="2026-01-06T06:57:00Z"/>
              <w:noProof/>
              <w:kern w:val="2"/>
              <w:sz w:val="24"/>
              <w:szCs w:val="24"/>
            </w:rPr>
            <w:pPrChange w:id="91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92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"_Toc216538412"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_Toc216538412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13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2D7BD64C" w14:textId="7C7DBB58" w:rsidR="009C36C7" w:rsidDel="005B2F7D" w:rsidRDefault="009C36C7">
          <w:pPr>
            <w:pStyle w:val="TOCHeading"/>
            <w:rPr>
              <w:del w:id="93" w:author="David Klan" w:date="2026-01-06T15:57:00Z" w16du:dateUtc="2026-01-06T06:57:00Z"/>
              <w:noProof/>
              <w:kern w:val="2"/>
              <w:sz w:val="24"/>
              <w:szCs w:val="24"/>
            </w:rPr>
            <w:pPrChange w:id="94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95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"_Toc216538413"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Improved ServiceDesk FCR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_Toc216538413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14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2D8E6B3" w14:textId="569DF1AF" w:rsidR="009C36C7" w:rsidDel="005B2F7D" w:rsidRDefault="009C36C7">
          <w:pPr>
            <w:pStyle w:val="TOCHeading"/>
            <w:rPr>
              <w:del w:id="96" w:author="David Klan" w:date="2026-01-06T15:57:00Z" w16du:dateUtc="2026-01-06T06:57:00Z"/>
              <w:noProof/>
              <w:kern w:val="2"/>
              <w:sz w:val="24"/>
              <w:szCs w:val="24"/>
            </w:rPr>
            <w:pPrChange w:id="97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98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"_Toc216538414"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_Toc216538414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14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56170045" w14:textId="1319A437" w:rsidR="009C36C7" w:rsidDel="005B2F7D" w:rsidRDefault="009C36C7">
          <w:pPr>
            <w:pStyle w:val="TOCHeading"/>
            <w:rPr>
              <w:del w:id="99" w:author="David Klan" w:date="2026-01-06T15:57:00Z" w16du:dateUtc="2026-01-06T06:57:00Z"/>
              <w:noProof/>
              <w:kern w:val="2"/>
              <w:sz w:val="24"/>
              <w:szCs w:val="24"/>
            </w:rPr>
            <w:pPrChange w:id="100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01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"_Toc216538415"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Proposed 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_Toc216538415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14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B724D74" w14:textId="4B210C25" w:rsidR="009C36C7" w:rsidDel="005B2F7D" w:rsidRDefault="009C36C7">
          <w:pPr>
            <w:pStyle w:val="TOCHeading"/>
            <w:rPr>
              <w:del w:id="102" w:author="David Klan" w:date="2026-01-06T15:57:00Z" w16du:dateUtc="2026-01-06T06:57:00Z"/>
              <w:noProof/>
              <w:kern w:val="2"/>
              <w:sz w:val="24"/>
              <w:szCs w:val="24"/>
            </w:rPr>
            <w:pPrChange w:id="103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04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"_Toc216538416"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VIP Desk Cameras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_Toc216538416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14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B124BAE" w14:textId="5A35B9C4" w:rsidR="009C36C7" w:rsidDel="005B2F7D" w:rsidRDefault="009C36C7">
          <w:pPr>
            <w:pStyle w:val="TOCHeading"/>
            <w:rPr>
              <w:del w:id="105" w:author="David Klan" w:date="2026-01-06T15:57:00Z" w16du:dateUtc="2026-01-06T06:57:00Z"/>
              <w:noProof/>
              <w:kern w:val="2"/>
              <w:sz w:val="24"/>
              <w:szCs w:val="24"/>
            </w:rPr>
            <w:pPrChange w:id="106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07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"_Toc216538417"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Idea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_Toc216538417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14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7EE4BAC" w14:textId="1A5106AB" w:rsidR="009C36C7" w:rsidDel="005B2F7D" w:rsidRDefault="009C36C7">
          <w:pPr>
            <w:pStyle w:val="TOCHeading"/>
            <w:rPr>
              <w:del w:id="108" w:author="David Klan" w:date="2026-01-06T15:57:00Z" w16du:dateUtc="2026-01-06T06:57:00Z"/>
              <w:noProof/>
              <w:kern w:val="2"/>
              <w:sz w:val="24"/>
              <w:szCs w:val="24"/>
            </w:rPr>
            <w:pPrChange w:id="109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10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"_Toc216538418"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Mouse with build in fingerprint scanner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_Toc216538418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14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5BD9C9E4" w14:textId="6987EAA2" w:rsidR="009C36C7" w:rsidDel="005B2F7D" w:rsidRDefault="009C36C7">
          <w:pPr>
            <w:pStyle w:val="TOCHeading"/>
            <w:rPr>
              <w:del w:id="111" w:author="David Klan" w:date="2026-01-06T15:57:00Z" w16du:dateUtc="2026-01-06T06:57:00Z"/>
              <w:noProof/>
              <w:kern w:val="2"/>
              <w:sz w:val="24"/>
              <w:szCs w:val="24"/>
            </w:rPr>
            <w:pPrChange w:id="112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13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"_Toc216538419"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Mid-Life Battery replacement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_Toc216538419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14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D2329D0" w14:textId="0E72CC66" w:rsidR="009C36C7" w:rsidDel="005B2F7D" w:rsidRDefault="009C36C7">
          <w:pPr>
            <w:pStyle w:val="TOCHeading"/>
            <w:rPr>
              <w:del w:id="114" w:author="David Klan" w:date="2026-01-06T15:57:00Z" w16du:dateUtc="2026-01-06T06:57:00Z"/>
              <w:noProof/>
              <w:kern w:val="2"/>
              <w:sz w:val="24"/>
              <w:szCs w:val="24"/>
            </w:rPr>
            <w:pPrChange w:id="115" w:author="David Klan" w:date="2026-01-06T15:57:00Z" w16du:dateUtc="2026-01-06T06:57:00Z">
              <w:pPr>
                <w:pStyle w:val="TOC1"/>
                <w:tabs>
                  <w:tab w:val="right" w:leader="dot" w:pos="8494"/>
                </w:tabs>
              </w:pPr>
            </w:pPrChange>
          </w:pPr>
          <w:del w:id="116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"_Toc216538420"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Reliability Engineering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_Toc216538420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15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5907DF50" w14:textId="1E93CDD4" w:rsidR="009C36C7" w:rsidDel="005B2F7D" w:rsidRDefault="009C36C7">
          <w:pPr>
            <w:pStyle w:val="TOCHeading"/>
            <w:rPr>
              <w:del w:id="117" w:author="David Klan" w:date="2026-01-06T15:57:00Z" w16du:dateUtc="2026-01-06T06:57:00Z"/>
              <w:noProof/>
              <w:kern w:val="2"/>
              <w:sz w:val="24"/>
              <w:szCs w:val="24"/>
            </w:rPr>
            <w:pPrChange w:id="118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19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"_Toc216538421"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Enhanced Static Monitoring using laptops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_Toc216538421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15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E0ED63C" w14:textId="54AC57AE" w:rsidR="009C36C7" w:rsidDel="005B2F7D" w:rsidRDefault="009C36C7">
          <w:pPr>
            <w:pStyle w:val="TOCHeading"/>
            <w:rPr>
              <w:del w:id="120" w:author="David Klan" w:date="2026-01-06T15:57:00Z" w16du:dateUtc="2026-01-06T06:57:00Z"/>
              <w:noProof/>
              <w:kern w:val="2"/>
              <w:sz w:val="24"/>
              <w:szCs w:val="24"/>
            </w:rPr>
            <w:pPrChange w:id="121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22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"_Toc216538422"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Hypothesis/Idea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_Toc216538422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15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A3D6AED" w14:textId="3B24CBCA" w:rsidR="009C36C7" w:rsidDel="005B2F7D" w:rsidRDefault="009C36C7">
          <w:pPr>
            <w:pStyle w:val="TOCHeading"/>
            <w:rPr>
              <w:del w:id="123" w:author="David Klan" w:date="2026-01-06T15:57:00Z" w16du:dateUtc="2026-01-06T06:57:00Z"/>
              <w:noProof/>
              <w:kern w:val="2"/>
              <w:sz w:val="24"/>
              <w:szCs w:val="24"/>
            </w:rPr>
            <w:pPrChange w:id="124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25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"_Toc216538423"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_Toc216538423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15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13BE99A" w14:textId="251F87B5" w:rsidR="009C36C7" w:rsidDel="005B2F7D" w:rsidRDefault="009C36C7">
          <w:pPr>
            <w:pStyle w:val="TOCHeading"/>
            <w:rPr>
              <w:del w:id="126" w:author="David Klan" w:date="2026-01-06T15:57:00Z" w16du:dateUtc="2026-01-06T06:57:00Z"/>
              <w:noProof/>
              <w:kern w:val="2"/>
              <w:sz w:val="24"/>
              <w:szCs w:val="24"/>
            </w:rPr>
            <w:pPrChange w:id="127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28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"_Toc216538424"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Proposed 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_Toc216538424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15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527D9B2D" w14:textId="2FB73F0E" w:rsidR="009C36C7" w:rsidDel="005B2F7D" w:rsidRDefault="009C36C7">
          <w:pPr>
            <w:pStyle w:val="TOCHeading"/>
            <w:rPr>
              <w:del w:id="129" w:author="David Klan" w:date="2026-01-06T15:57:00Z" w16du:dateUtc="2026-01-06T06:57:00Z"/>
              <w:noProof/>
              <w:kern w:val="2"/>
              <w:sz w:val="24"/>
              <w:szCs w:val="24"/>
            </w:rPr>
            <w:pPrChange w:id="130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31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"_Toc216538425"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Automated Post Change Health Check Laptop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_Toc216538425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15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7B6EC35" w14:textId="1248470D" w:rsidR="009C36C7" w:rsidDel="005B2F7D" w:rsidRDefault="009C36C7">
          <w:pPr>
            <w:pStyle w:val="TOCHeading"/>
            <w:rPr>
              <w:del w:id="132" w:author="David Klan" w:date="2026-01-06T15:57:00Z" w16du:dateUtc="2026-01-06T06:57:00Z"/>
              <w:noProof/>
              <w:kern w:val="2"/>
              <w:sz w:val="24"/>
              <w:szCs w:val="24"/>
            </w:rPr>
            <w:pPrChange w:id="133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34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"_Toc216538426"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Hypothesis/Idea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_Toc216538426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15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F908571" w14:textId="01D6D00E" w:rsidR="009C36C7" w:rsidDel="005B2F7D" w:rsidRDefault="009C36C7">
          <w:pPr>
            <w:pStyle w:val="TOCHeading"/>
            <w:rPr>
              <w:del w:id="135" w:author="David Klan" w:date="2026-01-06T15:57:00Z" w16du:dateUtc="2026-01-06T06:57:00Z"/>
              <w:noProof/>
              <w:kern w:val="2"/>
              <w:sz w:val="24"/>
              <w:szCs w:val="24"/>
            </w:rPr>
            <w:pPrChange w:id="136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37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"_Toc216538427"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_Toc216538427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15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65C383C" w14:textId="0A32D073" w:rsidR="009C36C7" w:rsidDel="005B2F7D" w:rsidRDefault="009C36C7">
          <w:pPr>
            <w:pStyle w:val="TOCHeading"/>
            <w:rPr>
              <w:del w:id="138" w:author="David Klan" w:date="2026-01-06T15:57:00Z" w16du:dateUtc="2026-01-06T06:57:00Z"/>
              <w:noProof/>
              <w:kern w:val="2"/>
              <w:sz w:val="24"/>
              <w:szCs w:val="24"/>
            </w:rPr>
            <w:pPrChange w:id="139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40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"_Toc216538428"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Proposed 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_Toc216538428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15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AE63D1F" w14:textId="2AD2EE4F" w:rsidR="009C36C7" w:rsidDel="005B2F7D" w:rsidRDefault="009C36C7">
          <w:pPr>
            <w:pStyle w:val="TOCHeading"/>
            <w:rPr>
              <w:del w:id="141" w:author="David Klan" w:date="2026-01-06T15:57:00Z" w16du:dateUtc="2026-01-06T06:57:00Z"/>
              <w:noProof/>
              <w:kern w:val="2"/>
              <w:sz w:val="24"/>
              <w:szCs w:val="24"/>
            </w:rPr>
            <w:pPrChange w:id="142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43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"_Toc216538429"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Improved Developer Experience – Training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_Toc216538429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DC3BA9B" w14:textId="5B23E186" w:rsidR="009C36C7" w:rsidDel="005B2F7D" w:rsidRDefault="009C36C7">
          <w:pPr>
            <w:pStyle w:val="TOCHeading"/>
            <w:rPr>
              <w:del w:id="144" w:author="David Klan" w:date="2026-01-06T15:57:00Z" w16du:dateUtc="2026-01-06T06:57:00Z"/>
              <w:noProof/>
              <w:kern w:val="2"/>
              <w:sz w:val="24"/>
              <w:szCs w:val="24"/>
            </w:rPr>
            <w:pPrChange w:id="145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46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"_Toc216538430"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Hypothesis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_Toc216538430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8DABF54" w14:textId="54EDC1EF" w:rsidR="009C36C7" w:rsidDel="005B2F7D" w:rsidRDefault="009C36C7">
          <w:pPr>
            <w:pStyle w:val="TOCHeading"/>
            <w:rPr>
              <w:del w:id="147" w:author="David Klan" w:date="2026-01-06T15:57:00Z" w16du:dateUtc="2026-01-06T06:57:00Z"/>
              <w:noProof/>
              <w:kern w:val="2"/>
              <w:sz w:val="24"/>
              <w:szCs w:val="24"/>
            </w:rPr>
            <w:pPrChange w:id="148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49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"_Toc216538431"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_Toc216538431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AEAA619" w14:textId="3027AE57" w:rsidR="009C36C7" w:rsidDel="005B2F7D" w:rsidRDefault="009C36C7">
          <w:pPr>
            <w:pStyle w:val="TOCHeading"/>
            <w:rPr>
              <w:del w:id="150" w:author="David Klan" w:date="2026-01-06T15:57:00Z" w16du:dateUtc="2026-01-06T06:57:00Z"/>
              <w:noProof/>
              <w:kern w:val="2"/>
              <w:sz w:val="24"/>
              <w:szCs w:val="24"/>
            </w:rPr>
            <w:pPrChange w:id="151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52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"_Toc216538432"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Proposed 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_Toc216538432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26F2E9D8" w14:textId="486BFEF2" w:rsidR="009C36C7" w:rsidDel="005B2F7D" w:rsidRDefault="009C36C7">
          <w:pPr>
            <w:pStyle w:val="TOCHeading"/>
            <w:rPr>
              <w:del w:id="153" w:author="David Klan" w:date="2026-01-06T15:57:00Z" w16du:dateUtc="2026-01-06T06:57:00Z"/>
              <w:noProof/>
              <w:kern w:val="2"/>
              <w:sz w:val="24"/>
              <w:szCs w:val="24"/>
            </w:rPr>
            <w:pPrChange w:id="154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55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"_Toc216538433"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Improved Developer Experience – Irritants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_Toc216538433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5001D85D" w14:textId="1F769693" w:rsidR="009C36C7" w:rsidDel="005B2F7D" w:rsidRDefault="009C36C7">
          <w:pPr>
            <w:pStyle w:val="TOCHeading"/>
            <w:rPr>
              <w:del w:id="156" w:author="David Klan" w:date="2026-01-06T15:57:00Z" w16du:dateUtc="2026-01-06T06:57:00Z"/>
              <w:noProof/>
              <w:kern w:val="2"/>
              <w:sz w:val="24"/>
              <w:szCs w:val="24"/>
            </w:rPr>
            <w:pPrChange w:id="157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58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"_Toc216538434"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_Toc216538434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1D639E7" w14:textId="2ADD22EF" w:rsidR="009C36C7" w:rsidDel="005B2F7D" w:rsidRDefault="009C36C7">
          <w:pPr>
            <w:pStyle w:val="TOCHeading"/>
            <w:rPr>
              <w:del w:id="159" w:author="David Klan" w:date="2026-01-06T15:57:00Z" w16du:dateUtc="2026-01-06T06:57:00Z"/>
              <w:noProof/>
              <w:kern w:val="2"/>
              <w:sz w:val="24"/>
              <w:szCs w:val="24"/>
            </w:rPr>
            <w:pPrChange w:id="160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61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"_Toc216538435"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Proposed 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_Toc216538435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278561E" w14:textId="3EC15C84" w:rsidR="009C36C7" w:rsidDel="005B2F7D" w:rsidRDefault="009C36C7">
          <w:pPr>
            <w:pStyle w:val="TOCHeading"/>
            <w:rPr>
              <w:del w:id="162" w:author="David Klan" w:date="2026-01-06T15:57:00Z" w16du:dateUtc="2026-01-06T06:57:00Z"/>
              <w:noProof/>
              <w:kern w:val="2"/>
              <w:sz w:val="24"/>
              <w:szCs w:val="24"/>
            </w:rPr>
            <w:pPrChange w:id="163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64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"_Toc216538436"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Improved Developer Experience – Faster Service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_Toc216538436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D8C98D6" w14:textId="42CE50AE" w:rsidR="009C36C7" w:rsidDel="005B2F7D" w:rsidRDefault="009C36C7">
          <w:pPr>
            <w:pStyle w:val="TOCHeading"/>
            <w:rPr>
              <w:del w:id="165" w:author="David Klan" w:date="2026-01-06T15:57:00Z" w16du:dateUtc="2026-01-06T06:57:00Z"/>
              <w:noProof/>
              <w:kern w:val="2"/>
              <w:sz w:val="24"/>
              <w:szCs w:val="24"/>
            </w:rPr>
            <w:pPrChange w:id="166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67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"_Toc216538437"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POC Replacement for Jenkins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_Toc216538437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17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5D01EB6" w14:textId="063D24D4" w:rsidR="009C36C7" w:rsidDel="005B2F7D" w:rsidRDefault="009C36C7">
          <w:pPr>
            <w:pStyle w:val="TOCHeading"/>
            <w:rPr>
              <w:del w:id="168" w:author="David Klan" w:date="2026-01-06T15:57:00Z" w16du:dateUtc="2026-01-06T06:57:00Z"/>
              <w:noProof/>
              <w:kern w:val="2"/>
              <w:sz w:val="24"/>
              <w:szCs w:val="24"/>
            </w:rPr>
            <w:pPrChange w:id="169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70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"_Toc216538438"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_Toc216538438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17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C370536" w14:textId="3A844E88" w:rsidR="009C36C7" w:rsidDel="005B2F7D" w:rsidRDefault="009C36C7">
          <w:pPr>
            <w:pStyle w:val="TOCHeading"/>
            <w:rPr>
              <w:del w:id="171" w:author="David Klan" w:date="2026-01-06T15:57:00Z" w16du:dateUtc="2026-01-06T06:57:00Z"/>
              <w:noProof/>
              <w:kern w:val="2"/>
              <w:sz w:val="24"/>
              <w:szCs w:val="24"/>
            </w:rPr>
            <w:pPrChange w:id="172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73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"_Toc216538439"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Proposed 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_Toc216538439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17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5CF9AF8" w14:textId="36E791C2" w:rsidR="009C36C7" w:rsidDel="005B2F7D" w:rsidRDefault="009C36C7">
          <w:pPr>
            <w:pStyle w:val="TOCHeading"/>
            <w:rPr>
              <w:del w:id="174" w:author="David Klan" w:date="2026-01-06T15:57:00Z" w16du:dateUtc="2026-01-06T06:57:00Z"/>
              <w:noProof/>
              <w:kern w:val="2"/>
              <w:sz w:val="24"/>
              <w:szCs w:val="24"/>
            </w:rPr>
            <w:pPrChange w:id="175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76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"_Toc216538440"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Reliability Engineering Operational Procedure Alignment to Standards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_Toc216538440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17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878F854" w14:textId="717D4C4A" w:rsidR="009C36C7" w:rsidDel="005B2F7D" w:rsidRDefault="009C36C7">
          <w:pPr>
            <w:pStyle w:val="TOCHeading"/>
            <w:rPr>
              <w:del w:id="177" w:author="David Klan" w:date="2026-01-06T15:57:00Z" w16du:dateUtc="2026-01-06T06:57:00Z"/>
              <w:noProof/>
              <w:kern w:val="2"/>
              <w:sz w:val="24"/>
              <w:szCs w:val="24"/>
            </w:rPr>
            <w:pPrChange w:id="178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79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"_Toc216538441"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_Toc216538441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17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53DB9F5B" w14:textId="537371FC" w:rsidR="009C36C7" w:rsidDel="005B2F7D" w:rsidRDefault="009C36C7">
          <w:pPr>
            <w:pStyle w:val="TOCHeading"/>
            <w:rPr>
              <w:del w:id="180" w:author="David Klan" w:date="2026-01-06T15:57:00Z" w16du:dateUtc="2026-01-06T06:57:00Z"/>
              <w:noProof/>
              <w:kern w:val="2"/>
              <w:sz w:val="24"/>
              <w:szCs w:val="24"/>
            </w:rPr>
            <w:pPrChange w:id="181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82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"_Toc216538442"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Challenges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_Toc216538442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17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2B7D552E" w14:textId="6DA51D37" w:rsidR="009C36C7" w:rsidDel="005B2F7D" w:rsidRDefault="009C36C7">
          <w:pPr>
            <w:pStyle w:val="TOCHeading"/>
            <w:rPr>
              <w:del w:id="183" w:author="David Klan" w:date="2026-01-06T15:57:00Z" w16du:dateUtc="2026-01-06T06:57:00Z"/>
              <w:noProof/>
              <w:kern w:val="2"/>
              <w:sz w:val="24"/>
              <w:szCs w:val="24"/>
            </w:rPr>
            <w:pPrChange w:id="184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85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"_Toc216538443"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Proposed 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_Toc216538443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17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2398781" w14:textId="0F58A74C" w:rsidR="009C36C7" w:rsidDel="005B2F7D" w:rsidRDefault="009C36C7">
          <w:pPr>
            <w:pStyle w:val="TOCHeading"/>
            <w:rPr>
              <w:del w:id="186" w:author="David Klan" w:date="2026-01-06T15:57:00Z" w16du:dateUtc="2026-01-06T06:57:00Z"/>
              <w:noProof/>
              <w:kern w:val="2"/>
              <w:sz w:val="24"/>
              <w:szCs w:val="24"/>
            </w:rPr>
            <w:pPrChange w:id="187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88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"_Toc216538444"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Pipeline Component Standardization and consolidation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_Toc216538444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17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40FFF68" w14:textId="09A35172" w:rsidR="009C36C7" w:rsidDel="005B2F7D" w:rsidRDefault="009C36C7">
          <w:pPr>
            <w:pStyle w:val="TOCHeading"/>
            <w:rPr>
              <w:del w:id="189" w:author="David Klan" w:date="2026-01-06T15:57:00Z" w16du:dateUtc="2026-01-06T06:57:00Z"/>
              <w:noProof/>
              <w:kern w:val="2"/>
              <w:sz w:val="24"/>
              <w:szCs w:val="24"/>
            </w:rPr>
            <w:pPrChange w:id="190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91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"_Toc216538445"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_Toc216538445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17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24C624AF" w14:textId="1FED143D" w:rsidR="009C36C7" w:rsidDel="005B2F7D" w:rsidRDefault="009C36C7">
          <w:pPr>
            <w:pStyle w:val="TOCHeading"/>
            <w:rPr>
              <w:del w:id="192" w:author="David Klan" w:date="2026-01-06T15:57:00Z" w16du:dateUtc="2026-01-06T06:57:00Z"/>
              <w:noProof/>
              <w:kern w:val="2"/>
              <w:sz w:val="24"/>
              <w:szCs w:val="24"/>
            </w:rPr>
            <w:pPrChange w:id="193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194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"_Toc216538446"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Secret/Password remediation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_Toc216538446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18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07A0758" w14:textId="2E3CC8B6" w:rsidR="009C36C7" w:rsidDel="005B2F7D" w:rsidRDefault="009C36C7">
          <w:pPr>
            <w:pStyle w:val="TOCHeading"/>
            <w:rPr>
              <w:del w:id="195" w:author="David Klan" w:date="2026-01-06T15:57:00Z" w16du:dateUtc="2026-01-06T06:57:00Z"/>
              <w:noProof/>
              <w:kern w:val="2"/>
              <w:sz w:val="24"/>
              <w:szCs w:val="24"/>
            </w:rPr>
            <w:pPrChange w:id="196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197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"_Toc216538447"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_Toc216538447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18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4789688" w14:textId="1F0A9AE0" w:rsidR="009C36C7" w:rsidDel="005B2F7D" w:rsidRDefault="009C36C7">
          <w:pPr>
            <w:pStyle w:val="TOCHeading"/>
            <w:rPr>
              <w:del w:id="198" w:author="David Klan" w:date="2026-01-06T15:57:00Z" w16du:dateUtc="2026-01-06T06:57:00Z"/>
              <w:noProof/>
              <w:kern w:val="2"/>
              <w:sz w:val="24"/>
              <w:szCs w:val="24"/>
            </w:rPr>
            <w:pPrChange w:id="199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00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"_Toc216538448"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Political Risk Reduction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_Toc216538448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18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133B7E5" w14:textId="0F41FAC5" w:rsidR="009C36C7" w:rsidDel="005B2F7D" w:rsidRDefault="009C36C7">
          <w:pPr>
            <w:pStyle w:val="TOCHeading"/>
            <w:rPr>
              <w:del w:id="201" w:author="David Klan" w:date="2026-01-06T15:57:00Z" w16du:dateUtc="2026-01-06T06:57:00Z"/>
              <w:noProof/>
              <w:kern w:val="2"/>
              <w:sz w:val="24"/>
              <w:szCs w:val="24"/>
            </w:rPr>
            <w:pPrChange w:id="202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03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"_Toc216538449"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_Toc216538449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18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822B9E4" w14:textId="7740662F" w:rsidR="009C36C7" w:rsidDel="005B2F7D" w:rsidRDefault="009C36C7">
          <w:pPr>
            <w:pStyle w:val="TOCHeading"/>
            <w:rPr>
              <w:del w:id="204" w:author="David Klan" w:date="2026-01-06T15:57:00Z" w16du:dateUtc="2026-01-06T06:57:00Z"/>
              <w:noProof/>
              <w:kern w:val="2"/>
              <w:sz w:val="24"/>
              <w:szCs w:val="24"/>
            </w:rPr>
            <w:pPrChange w:id="205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06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"_Toc216538450"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Infrastructure &amp; Architecture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_Toc216538450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18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742104F" w14:textId="10891F78" w:rsidR="009C36C7" w:rsidDel="005B2F7D" w:rsidRDefault="009C36C7">
          <w:pPr>
            <w:pStyle w:val="TOCHeading"/>
            <w:rPr>
              <w:del w:id="207" w:author="David Klan" w:date="2026-01-06T15:57:00Z" w16du:dateUtc="2026-01-06T06:57:00Z"/>
              <w:noProof/>
              <w:kern w:val="2"/>
              <w:sz w:val="24"/>
              <w:szCs w:val="24"/>
            </w:rPr>
            <w:pPrChange w:id="208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09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"_Toc216538451"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_Toc216538451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18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C786E2F" w14:textId="2D164C15" w:rsidR="009C36C7" w:rsidDel="005B2F7D" w:rsidRDefault="009C36C7">
          <w:pPr>
            <w:pStyle w:val="TOCHeading"/>
            <w:rPr>
              <w:del w:id="210" w:author="David Klan" w:date="2026-01-06T15:57:00Z" w16du:dateUtc="2026-01-06T06:57:00Z"/>
              <w:noProof/>
              <w:kern w:val="2"/>
              <w:sz w:val="24"/>
              <w:szCs w:val="24"/>
            </w:rPr>
            <w:pPrChange w:id="211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12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"_Toc216538452"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Operational Resilience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_Toc216538452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18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327BF7E" w14:textId="194285E5" w:rsidR="009C36C7" w:rsidDel="005B2F7D" w:rsidRDefault="009C36C7">
          <w:pPr>
            <w:pStyle w:val="TOCHeading"/>
            <w:rPr>
              <w:del w:id="213" w:author="David Klan" w:date="2026-01-06T15:57:00Z" w16du:dateUtc="2026-01-06T06:57:00Z"/>
              <w:noProof/>
              <w:kern w:val="2"/>
              <w:sz w:val="24"/>
              <w:szCs w:val="24"/>
            </w:rPr>
            <w:pPrChange w:id="214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15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"_Toc216538453"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_Toc216538453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18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26EA0404" w14:textId="5B73B0EF" w:rsidR="009C36C7" w:rsidDel="005B2F7D" w:rsidRDefault="009C36C7">
          <w:pPr>
            <w:pStyle w:val="TOCHeading"/>
            <w:rPr>
              <w:del w:id="216" w:author="David Klan" w:date="2026-01-06T15:57:00Z" w16du:dateUtc="2026-01-06T06:57:00Z"/>
              <w:noProof/>
              <w:kern w:val="2"/>
              <w:sz w:val="24"/>
              <w:szCs w:val="24"/>
            </w:rPr>
            <w:pPrChange w:id="217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18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"_Toc216538454"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_Toc216538454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18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AA8CC9E" w14:textId="37FBC03E" w:rsidR="009C36C7" w:rsidDel="005B2F7D" w:rsidRDefault="009C36C7">
          <w:pPr>
            <w:pStyle w:val="TOCHeading"/>
            <w:rPr>
              <w:del w:id="219" w:author="David Klan" w:date="2026-01-06T15:57:00Z" w16du:dateUtc="2026-01-06T06:57:00Z"/>
              <w:noProof/>
              <w:kern w:val="2"/>
              <w:sz w:val="24"/>
              <w:szCs w:val="24"/>
            </w:rPr>
            <w:pPrChange w:id="220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21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"_Toc216538455"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Disaster Recovery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_Toc216538455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19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8BEBEF6" w14:textId="5A443AA3" w:rsidR="009C36C7" w:rsidDel="005B2F7D" w:rsidRDefault="009C36C7">
          <w:pPr>
            <w:pStyle w:val="TOCHeading"/>
            <w:rPr>
              <w:del w:id="222" w:author="David Klan" w:date="2026-01-06T15:57:00Z" w16du:dateUtc="2026-01-06T06:57:00Z"/>
              <w:noProof/>
              <w:kern w:val="2"/>
              <w:sz w:val="24"/>
              <w:szCs w:val="24"/>
            </w:rPr>
            <w:pPrChange w:id="223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24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"_Toc216538456"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_Toc216538456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19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8B0BD0F" w14:textId="341F363D" w:rsidR="009C36C7" w:rsidDel="005B2F7D" w:rsidRDefault="009C36C7">
          <w:pPr>
            <w:pStyle w:val="TOCHeading"/>
            <w:rPr>
              <w:del w:id="225" w:author="David Klan" w:date="2026-01-06T15:57:00Z" w16du:dateUtc="2026-01-06T06:57:00Z"/>
              <w:noProof/>
              <w:kern w:val="2"/>
              <w:sz w:val="24"/>
              <w:szCs w:val="24"/>
            </w:rPr>
            <w:pPrChange w:id="226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27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"_Toc216538457"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_Toc216538457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19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F51AC2E" w14:textId="21305BCC" w:rsidR="009C36C7" w:rsidDel="005B2F7D" w:rsidRDefault="009C36C7">
          <w:pPr>
            <w:pStyle w:val="TOCHeading"/>
            <w:rPr>
              <w:del w:id="228" w:author="David Klan" w:date="2026-01-06T15:57:00Z" w16du:dateUtc="2026-01-06T06:57:00Z"/>
              <w:noProof/>
              <w:kern w:val="2"/>
              <w:sz w:val="24"/>
              <w:szCs w:val="24"/>
            </w:rPr>
            <w:pPrChange w:id="229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30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"_Toc216538458"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Information Security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_Toc216538458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19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B4768B4" w14:textId="41DBAEEC" w:rsidR="009C36C7" w:rsidDel="005B2F7D" w:rsidRDefault="009C36C7">
          <w:pPr>
            <w:pStyle w:val="TOCHeading"/>
            <w:rPr>
              <w:del w:id="231" w:author="David Klan" w:date="2026-01-06T15:57:00Z" w16du:dateUtc="2026-01-06T06:57:00Z"/>
              <w:noProof/>
              <w:kern w:val="2"/>
              <w:sz w:val="24"/>
              <w:szCs w:val="24"/>
            </w:rPr>
            <w:pPrChange w:id="232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33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"_Toc216538459"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_Toc216538459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19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D88B54D" w14:textId="321A65E4" w:rsidR="009C36C7" w:rsidDel="005B2F7D" w:rsidRDefault="009C36C7">
          <w:pPr>
            <w:pStyle w:val="TOCHeading"/>
            <w:rPr>
              <w:del w:id="234" w:author="David Klan" w:date="2026-01-06T15:57:00Z" w16du:dateUtc="2026-01-06T06:57:00Z"/>
              <w:noProof/>
              <w:kern w:val="2"/>
              <w:sz w:val="24"/>
              <w:szCs w:val="24"/>
            </w:rPr>
            <w:pPrChange w:id="235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36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"_Toc216538460"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_Toc216538460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19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0A04B2E" w14:textId="3A54EFF1" w:rsidR="009C36C7" w:rsidDel="005B2F7D" w:rsidRDefault="009C36C7">
          <w:pPr>
            <w:pStyle w:val="TOCHeading"/>
            <w:rPr>
              <w:del w:id="237" w:author="David Klan" w:date="2026-01-06T15:57:00Z" w16du:dateUtc="2026-01-06T06:57:00Z"/>
              <w:noProof/>
              <w:kern w:val="2"/>
              <w:sz w:val="24"/>
              <w:szCs w:val="24"/>
            </w:rPr>
            <w:pPrChange w:id="238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39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"_Toc216538461"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Data Integrity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_Toc216538461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19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2070CF19" w14:textId="66DF06D6" w:rsidR="009C36C7" w:rsidDel="005B2F7D" w:rsidRDefault="009C36C7">
          <w:pPr>
            <w:pStyle w:val="TOCHeading"/>
            <w:rPr>
              <w:del w:id="240" w:author="David Klan" w:date="2026-01-06T15:57:00Z" w16du:dateUtc="2026-01-06T06:57:00Z"/>
              <w:noProof/>
              <w:kern w:val="2"/>
              <w:sz w:val="24"/>
              <w:szCs w:val="24"/>
            </w:rPr>
            <w:pPrChange w:id="241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42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"_Toc216538462"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_Toc216538462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19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22C5AC14" w14:textId="2E1F99FA" w:rsidR="009C36C7" w:rsidDel="005B2F7D" w:rsidRDefault="009C36C7">
          <w:pPr>
            <w:pStyle w:val="TOCHeading"/>
            <w:rPr>
              <w:del w:id="243" w:author="David Klan" w:date="2026-01-06T15:57:00Z" w16du:dateUtc="2026-01-06T06:57:00Z"/>
              <w:noProof/>
              <w:kern w:val="2"/>
              <w:sz w:val="24"/>
              <w:szCs w:val="24"/>
            </w:rPr>
            <w:pPrChange w:id="244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45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"_Toc216538463"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_Toc216538463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19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46750E0" w14:textId="5373BA76" w:rsidR="009C36C7" w:rsidDel="005B2F7D" w:rsidRDefault="009C36C7">
          <w:pPr>
            <w:pStyle w:val="TOCHeading"/>
            <w:rPr>
              <w:del w:id="246" w:author="David Klan" w:date="2026-01-06T15:57:00Z" w16du:dateUtc="2026-01-06T06:57:00Z"/>
              <w:noProof/>
              <w:kern w:val="2"/>
              <w:sz w:val="24"/>
              <w:szCs w:val="24"/>
            </w:rPr>
            <w:pPrChange w:id="247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48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"_Toc216538464"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IT Asset Management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_Toc216538464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20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5A9655C9" w14:textId="0D75C724" w:rsidR="009C36C7" w:rsidDel="005B2F7D" w:rsidRDefault="009C36C7">
          <w:pPr>
            <w:pStyle w:val="TOCHeading"/>
            <w:rPr>
              <w:del w:id="249" w:author="David Klan" w:date="2026-01-06T15:57:00Z" w16du:dateUtc="2026-01-06T06:57:00Z"/>
              <w:noProof/>
              <w:kern w:val="2"/>
              <w:sz w:val="24"/>
              <w:szCs w:val="24"/>
            </w:rPr>
            <w:pPrChange w:id="250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51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"_Toc216538465"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_Toc216538465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20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5465EF40" w14:textId="097FF85F" w:rsidR="009C36C7" w:rsidDel="005B2F7D" w:rsidRDefault="009C36C7">
          <w:pPr>
            <w:pStyle w:val="TOCHeading"/>
            <w:rPr>
              <w:del w:id="252" w:author="David Klan" w:date="2026-01-06T15:57:00Z" w16du:dateUtc="2026-01-06T06:57:00Z"/>
              <w:noProof/>
              <w:kern w:val="2"/>
              <w:sz w:val="24"/>
              <w:szCs w:val="24"/>
            </w:rPr>
            <w:pPrChange w:id="253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54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"_Toc216538466"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_Toc216538466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20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59849B5" w14:textId="7C0B74B8" w:rsidR="009C36C7" w:rsidDel="005B2F7D" w:rsidRDefault="009C36C7">
          <w:pPr>
            <w:pStyle w:val="TOCHeading"/>
            <w:rPr>
              <w:del w:id="255" w:author="David Klan" w:date="2026-01-06T15:57:00Z" w16du:dateUtc="2026-01-06T06:57:00Z"/>
              <w:noProof/>
              <w:kern w:val="2"/>
              <w:sz w:val="24"/>
              <w:szCs w:val="24"/>
            </w:rPr>
            <w:pPrChange w:id="256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57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"_Toc216538467"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Evergreen Migration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_Toc216538467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20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E508E55" w14:textId="55935A04" w:rsidR="009C36C7" w:rsidDel="005B2F7D" w:rsidRDefault="009C36C7">
          <w:pPr>
            <w:pStyle w:val="TOCHeading"/>
            <w:rPr>
              <w:del w:id="258" w:author="David Klan" w:date="2026-01-06T15:57:00Z" w16du:dateUtc="2026-01-06T06:57:00Z"/>
              <w:noProof/>
              <w:kern w:val="2"/>
              <w:sz w:val="24"/>
              <w:szCs w:val="24"/>
            </w:rPr>
            <w:pPrChange w:id="259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60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"_Toc216538468"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_Toc216538468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20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37103BC" w14:textId="1FB94AEB" w:rsidR="009C36C7" w:rsidDel="005B2F7D" w:rsidRDefault="009C36C7">
          <w:pPr>
            <w:pStyle w:val="TOCHeading"/>
            <w:rPr>
              <w:del w:id="261" w:author="David Klan" w:date="2026-01-06T15:57:00Z" w16du:dateUtc="2026-01-06T06:57:00Z"/>
              <w:noProof/>
              <w:kern w:val="2"/>
              <w:sz w:val="24"/>
              <w:szCs w:val="24"/>
            </w:rPr>
            <w:pPrChange w:id="262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63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"_Toc216538469"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Network Cleanup and Segmentation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_Toc216538469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20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1A90741" w14:textId="67CF214C" w:rsidR="009C36C7" w:rsidDel="005B2F7D" w:rsidRDefault="009C36C7">
          <w:pPr>
            <w:pStyle w:val="TOCHeading"/>
            <w:rPr>
              <w:del w:id="264" w:author="David Klan" w:date="2026-01-06T15:57:00Z" w16du:dateUtc="2026-01-06T06:57:00Z"/>
              <w:noProof/>
              <w:kern w:val="2"/>
              <w:sz w:val="24"/>
              <w:szCs w:val="24"/>
            </w:rPr>
            <w:pPrChange w:id="265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66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"_Toc216538470"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_Toc216538470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20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C883F25" w14:textId="3C9E33A0" w:rsidR="009C36C7" w:rsidDel="005B2F7D" w:rsidRDefault="009C36C7">
          <w:pPr>
            <w:pStyle w:val="TOCHeading"/>
            <w:rPr>
              <w:del w:id="267" w:author="David Klan" w:date="2026-01-06T15:57:00Z" w16du:dateUtc="2026-01-06T06:57:00Z"/>
              <w:noProof/>
              <w:kern w:val="2"/>
              <w:sz w:val="24"/>
              <w:szCs w:val="24"/>
            </w:rPr>
            <w:pPrChange w:id="268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69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"_Toc216538471"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Encryption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_Toc216538471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20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1EB7C6F" w14:textId="53A3A409" w:rsidR="009C36C7" w:rsidDel="005B2F7D" w:rsidRDefault="009C36C7">
          <w:pPr>
            <w:pStyle w:val="TOCHeading"/>
            <w:rPr>
              <w:del w:id="270" w:author="David Klan" w:date="2026-01-06T15:57:00Z" w16du:dateUtc="2026-01-06T06:57:00Z"/>
              <w:noProof/>
              <w:kern w:val="2"/>
              <w:sz w:val="24"/>
              <w:szCs w:val="24"/>
            </w:rPr>
            <w:pPrChange w:id="271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72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"_Toc216538472"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_Toc216538472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20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21169E5" w14:textId="67A3EFDE" w:rsidR="009C36C7" w:rsidDel="005B2F7D" w:rsidRDefault="009C36C7">
          <w:pPr>
            <w:pStyle w:val="TOCHeading"/>
            <w:rPr>
              <w:del w:id="273" w:author="David Klan" w:date="2026-01-06T15:57:00Z" w16du:dateUtc="2026-01-06T06:57:00Z"/>
              <w:noProof/>
              <w:kern w:val="2"/>
              <w:sz w:val="24"/>
              <w:szCs w:val="24"/>
            </w:rPr>
            <w:pPrChange w:id="274" w:author="David Klan" w:date="2026-01-06T15:57:00Z" w16du:dateUtc="2026-01-06T06:57:00Z">
              <w:pPr>
                <w:pStyle w:val="TOC1"/>
                <w:tabs>
                  <w:tab w:val="right" w:leader="dot" w:pos="8494"/>
                </w:tabs>
              </w:pPr>
            </w:pPrChange>
          </w:pPr>
          <w:del w:id="275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"_Toc216538473"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Finance Management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_Toc216538473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21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118392D" w14:textId="5D0ED534" w:rsidR="009C36C7" w:rsidDel="005B2F7D" w:rsidRDefault="009C36C7">
          <w:pPr>
            <w:pStyle w:val="TOCHeading"/>
            <w:rPr>
              <w:del w:id="276" w:author="David Klan" w:date="2026-01-06T15:57:00Z" w16du:dateUtc="2026-01-06T06:57:00Z"/>
              <w:noProof/>
              <w:kern w:val="2"/>
              <w:sz w:val="24"/>
              <w:szCs w:val="24"/>
            </w:rPr>
            <w:pPrChange w:id="277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78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"_Toc216538474"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Budget transparency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_Toc216538474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21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59565C05" w14:textId="4E1AB1DF" w:rsidR="009C36C7" w:rsidDel="005B2F7D" w:rsidRDefault="009C36C7">
          <w:pPr>
            <w:pStyle w:val="TOCHeading"/>
            <w:rPr>
              <w:del w:id="279" w:author="David Klan" w:date="2026-01-06T15:57:00Z" w16du:dateUtc="2026-01-06T06:57:00Z"/>
              <w:noProof/>
              <w:kern w:val="2"/>
              <w:sz w:val="24"/>
              <w:szCs w:val="24"/>
            </w:rPr>
            <w:pPrChange w:id="280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81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"_Toc216538475"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_Toc216538475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21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1152280" w14:textId="4FF1DD0B" w:rsidR="009C36C7" w:rsidDel="005B2F7D" w:rsidRDefault="009C36C7">
          <w:pPr>
            <w:pStyle w:val="TOCHeading"/>
            <w:rPr>
              <w:del w:id="282" w:author="David Klan" w:date="2026-01-06T15:57:00Z" w16du:dateUtc="2026-01-06T06:57:00Z"/>
              <w:noProof/>
              <w:kern w:val="2"/>
              <w:sz w:val="24"/>
              <w:szCs w:val="24"/>
            </w:rPr>
            <w:pPrChange w:id="283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84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"_Toc216538476"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Japan Service Cost Transparency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_Toc216538476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21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02D97DEB" w14:textId="6B7D9742" w:rsidR="009C36C7" w:rsidDel="005B2F7D" w:rsidRDefault="009C36C7">
          <w:pPr>
            <w:pStyle w:val="TOCHeading"/>
            <w:rPr>
              <w:del w:id="285" w:author="David Klan" w:date="2026-01-06T15:57:00Z" w16du:dateUtc="2026-01-06T06:57:00Z"/>
              <w:noProof/>
              <w:kern w:val="2"/>
              <w:sz w:val="24"/>
              <w:szCs w:val="24"/>
            </w:rPr>
            <w:pPrChange w:id="286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87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"_Toc216538477"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Hypothesis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_Toc216538477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21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CC045AF" w14:textId="23769C09" w:rsidR="009C36C7" w:rsidDel="005B2F7D" w:rsidRDefault="009C36C7">
          <w:pPr>
            <w:pStyle w:val="TOCHeading"/>
            <w:rPr>
              <w:del w:id="288" w:author="David Klan" w:date="2026-01-06T15:57:00Z" w16du:dateUtc="2026-01-06T06:57:00Z"/>
              <w:noProof/>
              <w:kern w:val="2"/>
              <w:sz w:val="24"/>
              <w:szCs w:val="24"/>
            </w:rPr>
            <w:pPrChange w:id="289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90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"_Toc216538478"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_Toc216538478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21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273E35F3" w14:textId="1EF845BC" w:rsidR="009C36C7" w:rsidDel="005B2F7D" w:rsidRDefault="009C36C7">
          <w:pPr>
            <w:pStyle w:val="TOCHeading"/>
            <w:rPr>
              <w:del w:id="291" w:author="David Klan" w:date="2026-01-06T15:57:00Z" w16du:dateUtc="2026-01-06T06:57:00Z"/>
              <w:noProof/>
              <w:kern w:val="2"/>
              <w:sz w:val="24"/>
              <w:szCs w:val="24"/>
            </w:rPr>
            <w:pPrChange w:id="292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93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"_Toc216538479"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_Toc216538479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21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8A880EC" w14:textId="07D94FAA" w:rsidR="009C36C7" w:rsidDel="005B2F7D" w:rsidRDefault="009C36C7">
          <w:pPr>
            <w:pStyle w:val="TOCHeading"/>
            <w:rPr>
              <w:del w:id="294" w:author="David Klan" w:date="2026-01-06T15:57:00Z" w16du:dateUtc="2026-01-06T06:57:00Z"/>
              <w:noProof/>
              <w:kern w:val="2"/>
              <w:sz w:val="24"/>
              <w:szCs w:val="24"/>
            </w:rPr>
            <w:pPrChange w:id="295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296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"_Toc216538480"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International Service Cost Transparency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_Toc216538480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21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366A8D1" w14:textId="7ED064C9" w:rsidR="009C36C7" w:rsidDel="005B2F7D" w:rsidRDefault="009C36C7">
          <w:pPr>
            <w:pStyle w:val="TOCHeading"/>
            <w:rPr>
              <w:del w:id="297" w:author="David Klan" w:date="2026-01-06T15:57:00Z" w16du:dateUtc="2026-01-06T06:57:00Z"/>
              <w:noProof/>
              <w:kern w:val="2"/>
              <w:sz w:val="24"/>
              <w:szCs w:val="24"/>
            </w:rPr>
            <w:pPrChange w:id="298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299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"_Toc216538481"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Hypothesis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_Toc216538481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21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4670D8D" w14:textId="7D8346B5" w:rsidR="009C36C7" w:rsidDel="005B2F7D" w:rsidRDefault="009C36C7">
          <w:pPr>
            <w:pStyle w:val="TOCHeading"/>
            <w:rPr>
              <w:del w:id="300" w:author="David Klan" w:date="2026-01-06T15:57:00Z" w16du:dateUtc="2026-01-06T06:57:00Z"/>
              <w:noProof/>
              <w:kern w:val="2"/>
              <w:sz w:val="24"/>
              <w:szCs w:val="24"/>
            </w:rPr>
            <w:pPrChange w:id="301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302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"_Toc216538482"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_Toc216538482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21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607FB9D4" w14:textId="3CA3D61A" w:rsidR="009C36C7" w:rsidDel="005B2F7D" w:rsidRDefault="009C36C7">
          <w:pPr>
            <w:pStyle w:val="TOCHeading"/>
            <w:rPr>
              <w:del w:id="303" w:author="David Klan" w:date="2026-01-06T15:57:00Z" w16du:dateUtc="2026-01-06T06:57:00Z"/>
              <w:noProof/>
              <w:kern w:val="2"/>
              <w:sz w:val="24"/>
              <w:szCs w:val="24"/>
            </w:rPr>
            <w:pPrChange w:id="304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305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"_Toc216538483"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_Toc216538483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1F08F187" w14:textId="27BA864F" w:rsidR="009C36C7" w:rsidDel="005B2F7D" w:rsidRDefault="009C36C7">
          <w:pPr>
            <w:pStyle w:val="TOCHeading"/>
            <w:rPr>
              <w:del w:id="306" w:author="David Klan" w:date="2026-01-06T15:57:00Z" w16du:dateUtc="2026-01-06T06:57:00Z"/>
              <w:noProof/>
              <w:kern w:val="2"/>
              <w:sz w:val="24"/>
              <w:szCs w:val="24"/>
            </w:rPr>
            <w:pPrChange w:id="307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308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"_Toc216538484"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Fixed Budget Management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_Toc216538484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5269705" w14:textId="3E462C36" w:rsidR="009C36C7" w:rsidDel="005B2F7D" w:rsidRDefault="009C36C7">
          <w:pPr>
            <w:pStyle w:val="TOCHeading"/>
            <w:rPr>
              <w:del w:id="309" w:author="David Klan" w:date="2026-01-06T15:57:00Z" w16du:dateUtc="2026-01-06T06:57:00Z"/>
              <w:noProof/>
              <w:kern w:val="2"/>
              <w:sz w:val="24"/>
              <w:szCs w:val="24"/>
            </w:rPr>
            <w:pPrChange w:id="310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311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"_Toc216538485"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Background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_Toc216538485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247C5F87" w14:textId="7D11AE0A" w:rsidR="009C36C7" w:rsidDel="005B2F7D" w:rsidRDefault="009C36C7">
          <w:pPr>
            <w:pStyle w:val="TOCHeading"/>
            <w:rPr>
              <w:del w:id="312" w:author="David Klan" w:date="2026-01-06T15:57:00Z" w16du:dateUtc="2026-01-06T06:57:00Z"/>
              <w:noProof/>
              <w:kern w:val="2"/>
              <w:sz w:val="24"/>
              <w:szCs w:val="24"/>
            </w:rPr>
            <w:pPrChange w:id="313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314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"_Toc216538486"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Hypothesis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_Toc216538486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5269872C" w14:textId="7682F0FF" w:rsidR="009C36C7" w:rsidDel="005B2F7D" w:rsidRDefault="009C36C7">
          <w:pPr>
            <w:pStyle w:val="TOCHeading"/>
            <w:rPr>
              <w:del w:id="315" w:author="David Klan" w:date="2026-01-06T15:57:00Z" w16du:dateUtc="2026-01-06T06:57:00Z"/>
              <w:noProof/>
              <w:kern w:val="2"/>
              <w:sz w:val="24"/>
              <w:szCs w:val="24"/>
            </w:rPr>
            <w:pPrChange w:id="316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317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"_Toc216538487"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Objective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_Toc216538487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573879D" w14:textId="50C6A687" w:rsidR="009C36C7" w:rsidDel="005B2F7D" w:rsidRDefault="009C36C7">
          <w:pPr>
            <w:pStyle w:val="TOCHeading"/>
            <w:rPr>
              <w:del w:id="318" w:author="David Klan" w:date="2026-01-06T15:57:00Z" w16du:dateUtc="2026-01-06T06:57:00Z"/>
              <w:noProof/>
              <w:kern w:val="2"/>
              <w:sz w:val="24"/>
              <w:szCs w:val="24"/>
            </w:rPr>
            <w:pPrChange w:id="319" w:author="David Klan" w:date="2026-01-06T15:57:00Z" w16du:dateUtc="2026-01-06T06:57:00Z">
              <w:pPr>
                <w:pStyle w:val="TOC3"/>
                <w:tabs>
                  <w:tab w:val="right" w:leader="dot" w:pos="8494"/>
                </w:tabs>
              </w:pPr>
            </w:pPrChange>
          </w:pPr>
          <w:del w:id="320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"_Toc216538488"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Approach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_Toc216538488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22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2C2669B4" w14:textId="1D2B0754" w:rsidR="009C36C7" w:rsidDel="005B2F7D" w:rsidRDefault="009C36C7">
          <w:pPr>
            <w:pStyle w:val="TOCHeading"/>
            <w:rPr>
              <w:del w:id="321" w:author="David Klan" w:date="2026-01-06T15:57:00Z" w16du:dateUtc="2026-01-06T06:57:00Z"/>
              <w:noProof/>
              <w:kern w:val="2"/>
              <w:sz w:val="24"/>
              <w:szCs w:val="24"/>
            </w:rPr>
            <w:pPrChange w:id="322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323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"_Toc216538489"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KPI Management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_Toc216538489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23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58B1E5CC" w14:textId="7D35E2AB" w:rsidR="009C36C7" w:rsidDel="005B2F7D" w:rsidRDefault="009C36C7">
          <w:pPr>
            <w:pStyle w:val="TOCHeading"/>
            <w:rPr>
              <w:del w:id="324" w:author="David Klan" w:date="2026-01-06T15:57:00Z" w16du:dateUtc="2026-01-06T06:57:00Z"/>
              <w:noProof/>
              <w:kern w:val="2"/>
              <w:sz w:val="24"/>
              <w:szCs w:val="24"/>
            </w:rPr>
            <w:pPrChange w:id="325" w:author="David Klan" w:date="2026-01-06T15:57:00Z" w16du:dateUtc="2026-01-06T06:57:00Z">
              <w:pPr>
                <w:pStyle w:val="TOC2"/>
                <w:tabs>
                  <w:tab w:val="right" w:leader="dot" w:pos="8494"/>
                </w:tabs>
              </w:pPr>
            </w:pPrChange>
          </w:pPr>
          <w:del w:id="326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"_Toc216538490"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Finance Process Improvement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_Toc216538490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23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3BC9A0EC" w14:textId="63A31F44" w:rsidR="009C36C7" w:rsidDel="005B2F7D" w:rsidRDefault="009C36C7">
          <w:pPr>
            <w:pStyle w:val="TOCHeading"/>
            <w:rPr>
              <w:del w:id="327" w:author="David Klan" w:date="2026-01-06T15:57:00Z" w16du:dateUtc="2026-01-06T06:57:00Z"/>
              <w:noProof/>
              <w:kern w:val="2"/>
              <w:sz w:val="24"/>
              <w:szCs w:val="24"/>
            </w:rPr>
            <w:pPrChange w:id="328" w:author="David Klan" w:date="2026-01-06T15:57:00Z" w16du:dateUtc="2026-01-06T06:57:00Z">
              <w:pPr>
                <w:pStyle w:val="TOC1"/>
                <w:tabs>
                  <w:tab w:val="right" w:leader="dot" w:pos="8494"/>
                </w:tabs>
              </w:pPr>
            </w:pPrChange>
          </w:pPr>
          <w:del w:id="329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"_Toc216538491"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PPS Service Improvement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_Toc216538491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24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12F4118" w14:textId="3DCE3308" w:rsidR="009C36C7" w:rsidDel="005B2F7D" w:rsidRDefault="009C36C7">
          <w:pPr>
            <w:pStyle w:val="TOCHeading"/>
            <w:rPr>
              <w:del w:id="330" w:author="David Klan" w:date="2026-01-06T15:57:00Z" w16du:dateUtc="2026-01-06T06:57:00Z"/>
              <w:noProof/>
              <w:kern w:val="2"/>
              <w:sz w:val="24"/>
              <w:szCs w:val="24"/>
            </w:rPr>
            <w:pPrChange w:id="331" w:author="David Klan" w:date="2026-01-06T15:57:00Z" w16du:dateUtc="2026-01-06T06:57:00Z">
              <w:pPr>
                <w:pStyle w:val="TOC1"/>
                <w:tabs>
                  <w:tab w:val="right" w:leader="dot" w:pos="8494"/>
                </w:tabs>
              </w:pPr>
            </w:pPrChange>
          </w:pPr>
          <w:del w:id="332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"_Toc216538492"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Network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_Toc216538492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25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4CE11ADF" w14:textId="20025C20" w:rsidR="009C36C7" w:rsidDel="005B2F7D" w:rsidRDefault="009C36C7">
          <w:pPr>
            <w:pStyle w:val="TOCHeading"/>
            <w:rPr>
              <w:del w:id="333" w:author="David Klan" w:date="2026-01-06T15:57:00Z" w16du:dateUtc="2026-01-06T06:57:00Z"/>
              <w:noProof/>
              <w:kern w:val="2"/>
              <w:sz w:val="24"/>
              <w:szCs w:val="24"/>
            </w:rPr>
            <w:pPrChange w:id="334" w:author="David Klan" w:date="2026-01-06T15:57:00Z" w16du:dateUtc="2026-01-06T06:57:00Z">
              <w:pPr>
                <w:pStyle w:val="TOC1"/>
                <w:tabs>
                  <w:tab w:val="right" w:leader="dot" w:pos="8494"/>
                </w:tabs>
              </w:pPr>
            </w:pPrChange>
          </w:pPr>
          <w:del w:id="335" w:author="David Klan" w:date="2026-01-06T15:57:00Z" w16du:dateUtc="2026-01-06T06:57:00Z">
            <w:r w:rsidDel="005B2F7D">
              <w:fldChar w:fldCharType="begin"/>
            </w:r>
            <w:r w:rsidDel="005B2F7D">
              <w:delInstrText>HYPERLINK \l "_Toc216538493"</w:delInstrText>
            </w:r>
            <w:r w:rsidDel="005B2F7D">
              <w:fldChar w:fldCharType="separate"/>
            </w:r>
            <w:r w:rsidRPr="000C3D1E" w:rsidDel="005B2F7D">
              <w:rPr>
                <w:rStyle w:val="Hyperlink"/>
                <w:noProof/>
              </w:rPr>
              <w:delText>Voice</w:delText>
            </w:r>
            <w:r w:rsidDel="005B2F7D">
              <w:rPr>
                <w:noProof/>
                <w:webHidden/>
              </w:rPr>
              <w:tab/>
            </w:r>
            <w:r w:rsidDel="005B2F7D">
              <w:rPr>
                <w:noProof/>
                <w:webHidden/>
              </w:rPr>
              <w:fldChar w:fldCharType="begin"/>
            </w:r>
            <w:r w:rsidDel="005B2F7D">
              <w:rPr>
                <w:noProof/>
                <w:webHidden/>
              </w:rPr>
              <w:delInstrText xml:space="preserve"> PAGEREF _Toc216538493 \h </w:delInstrText>
            </w:r>
            <w:r w:rsidDel="005B2F7D">
              <w:rPr>
                <w:noProof/>
                <w:webHidden/>
              </w:rPr>
            </w:r>
            <w:r w:rsidDel="005B2F7D">
              <w:rPr>
                <w:noProof/>
                <w:webHidden/>
              </w:rPr>
              <w:fldChar w:fldCharType="separate"/>
            </w:r>
            <w:r w:rsidDel="005B2F7D">
              <w:rPr>
                <w:noProof/>
                <w:webHidden/>
              </w:rPr>
              <w:delText>26</w:delText>
            </w:r>
            <w:r w:rsidDel="005B2F7D">
              <w:rPr>
                <w:noProof/>
                <w:webHidden/>
              </w:rPr>
              <w:fldChar w:fldCharType="end"/>
            </w:r>
            <w:r w:rsidDel="005B2F7D">
              <w:fldChar w:fldCharType="end"/>
            </w:r>
          </w:del>
        </w:p>
        <w:p w14:paraId="75C19A9E" w14:textId="5EF4B8EE" w:rsidR="009C36C7" w:rsidDel="005B2F7D" w:rsidRDefault="009C36C7">
          <w:pPr>
            <w:pStyle w:val="TOCHeading"/>
            <w:rPr>
              <w:del w:id="336" w:author="David Klan" w:date="2026-01-06T15:57:00Z" w16du:dateUtc="2026-01-06T06:57:00Z"/>
            </w:rPr>
            <w:pPrChange w:id="337" w:author="David Klan" w:date="2026-01-06T15:57:00Z" w16du:dateUtc="2026-01-06T06:57:00Z">
              <w:pPr/>
            </w:pPrChange>
          </w:pPr>
          <w:del w:id="338" w:author="David Klan" w:date="2026-01-06T15:57:00Z" w16du:dateUtc="2026-01-06T06:57:00Z">
            <w:r w:rsidDel="005B2F7D">
              <w:rPr>
                <w:b/>
                <w:bCs/>
                <w:noProof/>
              </w:rPr>
              <w:fldChar w:fldCharType="end"/>
            </w:r>
          </w:del>
        </w:p>
        <w:customXmlDelRangeStart w:id="339" w:author="David Klan" w:date="2026-01-06T15:57:00Z"/>
      </w:sdtContent>
    </w:sdt>
    <w:customXmlDelRangeEnd w:id="339"/>
    <w:p w14:paraId="01A02072" w14:textId="3292E2CE" w:rsidR="00EC3DB5" w:rsidDel="00713338" w:rsidRDefault="00EC3DB5">
      <w:pPr>
        <w:pStyle w:val="TOCHeading"/>
        <w:rPr>
          <w:del w:id="340" w:author="David Klan" w:date="2026-01-07T10:48:00Z" w16du:dateUtc="2026-01-07T01:48:00Z"/>
          <w:sz w:val="40"/>
          <w:szCs w:val="40"/>
        </w:rPr>
        <w:pPrChange w:id="341" w:author="David Klan" w:date="2026-01-06T15:57:00Z" w16du:dateUtc="2026-01-06T06:57:00Z">
          <w:pPr>
            <w:widowControl/>
          </w:pPr>
        </w:pPrChange>
      </w:pPr>
      <w:del w:id="342" w:author="David Klan" w:date="2026-01-06T15:57:00Z" w16du:dateUtc="2026-01-06T06:57:00Z">
        <w:r w:rsidDel="005B2F7D">
          <w:br w:type="page"/>
        </w:r>
      </w:del>
    </w:p>
    <w:p w14:paraId="522A087B" w14:textId="4A724EFD" w:rsidR="002C304A" w:rsidRPr="002C304A" w:rsidDel="005B2F7D" w:rsidRDefault="002C304A" w:rsidP="002C304A">
      <w:pPr>
        <w:pStyle w:val="Heading1"/>
        <w:rPr>
          <w:del w:id="343" w:author="David Klan" w:date="2026-01-06T15:57:00Z" w16du:dateUtc="2026-01-06T06:57:00Z"/>
        </w:rPr>
      </w:pPr>
      <w:bookmarkStart w:id="344" w:name="_Toc216538383"/>
      <w:del w:id="345" w:author="David Klan" w:date="2026-01-06T15:57:00Z" w16du:dateUtc="2026-01-06T06:57:00Z">
        <w:r w:rsidRPr="002C304A" w:rsidDel="005B2F7D">
          <w:delText>ETS Focus for 2026</w:delText>
        </w:r>
        <w:bookmarkEnd w:id="344"/>
      </w:del>
    </w:p>
    <w:p w14:paraId="1DD13969" w14:textId="755F136E" w:rsidR="002C304A" w:rsidDel="00713338" w:rsidRDefault="002C304A" w:rsidP="002C304A">
      <w:pPr>
        <w:pStyle w:val="Heading1"/>
        <w:rPr>
          <w:del w:id="346" w:author="David Klan" w:date="2026-01-07T10:48:00Z" w16du:dateUtc="2026-01-07T01:48:00Z"/>
        </w:rPr>
      </w:pPr>
      <w:bookmarkStart w:id="347" w:name="_Toc216538384"/>
      <w:del w:id="348" w:author="David Klan" w:date="2026-01-07T10:48:00Z" w16du:dateUtc="2026-01-07T01:48:00Z">
        <w:r w:rsidDel="00713338">
          <w:delText>Japan Office Improvements</w:delText>
        </w:r>
        <w:bookmarkEnd w:id="347"/>
      </w:del>
    </w:p>
    <w:p w14:paraId="7E944330" w14:textId="56CD82D2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49" w:author="David Klan" w:date="2026-01-07T10:48:00Z" w16du:dateUtc="2026-01-07T01:48:00Z"/>
        </w:rPr>
      </w:pPr>
      <w:del w:id="350" w:author="David Klan" w:date="2026-01-07T10:48:00Z" w16du:dateUtc="2026-01-07T01:48:00Z">
        <w:r w:rsidDel="00713338">
          <w:delText>Multifunctional Printer Migration</w:delText>
        </w:r>
      </w:del>
    </w:p>
    <w:p w14:paraId="18E284AC" w14:textId="6CFFFBE8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51" w:author="David Klan" w:date="2026-01-07T10:48:00Z" w16du:dateUtc="2026-01-07T01:48:00Z"/>
        </w:rPr>
      </w:pPr>
      <w:del w:id="352" w:author="David Klan" w:date="2026-01-07T10:48:00Z" w16du:dateUtc="2026-01-07T01:48:00Z">
        <w:r w:rsidDel="00713338">
          <w:delText>WVS Migration to SD-WAN</w:delText>
        </w:r>
      </w:del>
    </w:p>
    <w:p w14:paraId="45087441" w14:textId="6821D646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53" w:author="David Klan" w:date="2026-01-07T10:48:00Z" w16du:dateUtc="2026-01-07T01:48:00Z"/>
        </w:rPr>
      </w:pPr>
      <w:del w:id="354" w:author="David Klan" w:date="2026-01-07T10:48:00Z" w16du:dateUtc="2026-01-07T01:48:00Z">
        <w:r w:rsidDel="00713338">
          <w:delText>VWAN Cleanup</w:delText>
        </w:r>
      </w:del>
    </w:p>
    <w:p w14:paraId="7060BD2C" w14:textId="52F6539F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55" w:author="David Klan" w:date="2026-01-07T10:48:00Z" w16du:dateUtc="2026-01-07T01:48:00Z"/>
        </w:rPr>
      </w:pPr>
      <w:del w:id="356" w:author="David Klan" w:date="2026-01-07T10:48:00Z" w16du:dateUtc="2026-01-07T01:48:00Z">
        <w:r w:rsidDel="00713338">
          <w:delText>Network Subnet Realignment</w:delText>
        </w:r>
      </w:del>
    </w:p>
    <w:p w14:paraId="4A463FD6" w14:textId="5865007E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57" w:author="David Klan" w:date="2026-01-07T10:48:00Z" w16du:dateUtc="2026-01-07T01:48:00Z"/>
        </w:rPr>
      </w:pPr>
      <w:del w:id="358" w:author="David Klan" w:date="2026-01-07T10:48:00Z" w16du:dateUtc="2026-01-07T01:48:00Z">
        <w:r w:rsidDel="00713338">
          <w:delText xml:space="preserve">PA Branch Office Design Done – Adds IOT and Corporate Wifi vLANs </w:delText>
        </w:r>
      </w:del>
    </w:p>
    <w:p w14:paraId="040BE284" w14:textId="22BD5317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59" w:author="David Klan" w:date="2026-01-07T10:48:00Z" w16du:dateUtc="2026-01-07T01:48:00Z"/>
        </w:rPr>
      </w:pPr>
      <w:del w:id="360" w:author="David Klan" w:date="2026-01-07T10:48:00Z" w16du:dateUtc="2026-01-07T01:48:00Z">
        <w:r w:rsidDel="00713338">
          <w:delText>RO &amp; HQ &amp; Vendor Re-Design Needed</w:delText>
        </w:r>
      </w:del>
    </w:p>
    <w:p w14:paraId="56FD9966" w14:textId="51FEFBD3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61" w:author="David Klan" w:date="2026-01-07T10:48:00Z" w16du:dateUtc="2026-01-07T01:48:00Z"/>
        </w:rPr>
      </w:pPr>
      <w:del w:id="362" w:author="David Klan" w:date="2026-01-07T10:48:00Z" w16du:dateUtc="2026-01-07T01:48:00Z">
        <w:r w:rsidDel="00713338">
          <w:delText>Rollout of Corporate and PA Wifi to potential mixed use office so both PA and office worker can work using wifi</w:delText>
        </w:r>
      </w:del>
    </w:p>
    <w:p w14:paraId="59F2C7C7" w14:textId="77EFF195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63" w:author="David Klan" w:date="2026-01-07T10:48:00Z" w16du:dateUtc="2026-01-07T01:48:00Z"/>
        </w:rPr>
      </w:pPr>
      <w:del w:id="364" w:author="David Klan" w:date="2026-01-07T10:48:00Z" w16du:dateUtc="2026-01-07T01:48:00Z">
        <w:r w:rsidDel="00713338">
          <w:delText>SIP Migration – consolidate PSTN to TY10 and OS1</w:delText>
        </w:r>
      </w:del>
    </w:p>
    <w:p w14:paraId="51E70272" w14:textId="54119320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65" w:author="David Klan" w:date="2026-01-07T10:48:00Z" w16du:dateUtc="2026-01-07T01:48:00Z"/>
        </w:rPr>
      </w:pPr>
      <w:del w:id="366" w:author="David Klan" w:date="2026-01-07T10:48:00Z" w16du:dateUtc="2026-01-07T01:48:00Z">
        <w:r w:rsidDel="00713338">
          <w:delText>Migration from physical Fax to RightFax on Cloud</w:delText>
        </w:r>
      </w:del>
    </w:p>
    <w:p w14:paraId="2655B17F" w14:textId="39A64864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67" w:author="David Klan" w:date="2026-01-07T10:48:00Z" w16du:dateUtc="2026-01-07T01:48:00Z"/>
        </w:rPr>
      </w:pPr>
      <w:del w:id="368" w:author="David Klan" w:date="2026-01-07T10:48:00Z" w16du:dateUtc="2026-01-07T01:48:00Z">
        <w:r w:rsidDel="00713338">
          <w:delText>Migration of Digital PBX to Cloud Solutions</w:delText>
        </w:r>
      </w:del>
    </w:p>
    <w:p w14:paraId="4087260F" w14:textId="5479AB7E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69" w:author="David Klan" w:date="2026-01-07T10:48:00Z" w16du:dateUtc="2026-01-07T01:48:00Z"/>
        </w:rPr>
      </w:pPr>
      <w:del w:id="370" w:author="David Klan" w:date="2026-01-07T10:48:00Z" w16du:dateUtc="2026-01-07T01:48:00Z">
        <w:r w:rsidDel="00713338">
          <w:delText xml:space="preserve">Remove Cisco Video Conference systems </w:delText>
        </w:r>
      </w:del>
    </w:p>
    <w:p w14:paraId="1BCBEDE2" w14:textId="662276FE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71" w:author="David Klan" w:date="2026-01-07T10:48:00Z" w16du:dateUtc="2026-01-07T01:48:00Z"/>
        </w:rPr>
      </w:pPr>
      <w:del w:id="372" w:author="David Klan" w:date="2026-01-07T10:48:00Z" w16du:dateUtc="2026-01-07T01:48:00Z">
        <w:r w:rsidDel="00713338">
          <w:delText>Remove Wired connection to desk systems</w:delText>
        </w:r>
      </w:del>
    </w:p>
    <w:p w14:paraId="7971C82C" w14:textId="38956568" w:rsidR="002C304A" w:rsidDel="00713338" w:rsidRDefault="002C304A" w:rsidP="00CC689A">
      <w:pPr>
        <w:pStyle w:val="ListParagraph"/>
        <w:numPr>
          <w:ilvl w:val="0"/>
          <w:numId w:val="1"/>
        </w:numPr>
        <w:rPr>
          <w:del w:id="373" w:author="David Klan" w:date="2026-01-07T10:48:00Z" w16du:dateUtc="2026-01-07T01:48:00Z"/>
        </w:rPr>
      </w:pPr>
      <w:del w:id="374" w:author="David Klan" w:date="2026-01-07T10:48:00Z" w16du:dateUtc="2026-01-07T01:48:00Z">
        <w:r w:rsidDel="00713338">
          <w:delText>Create a branch office standard for meeting rooms (e.g. Jabra + Camera enabled display) for locations that cannot use Lenovo MTR</w:delText>
        </w:r>
      </w:del>
    </w:p>
    <w:p w14:paraId="37E3F3AC" w14:textId="32EB6397" w:rsidR="002459B7" w:rsidDel="00713338" w:rsidRDefault="002459B7" w:rsidP="00CC689A">
      <w:pPr>
        <w:pStyle w:val="ListParagraph"/>
        <w:numPr>
          <w:ilvl w:val="0"/>
          <w:numId w:val="1"/>
        </w:numPr>
        <w:rPr>
          <w:del w:id="375" w:author="David Klan" w:date="2026-01-07T10:48:00Z" w16du:dateUtc="2026-01-07T01:48:00Z"/>
        </w:rPr>
      </w:pPr>
      <w:del w:id="376" w:author="David Klan" w:date="2026-01-07T10:48:00Z" w16du:dateUtc="2026-01-07T01:48:00Z">
        <w:r w:rsidDel="00713338">
          <w:rPr>
            <w:rFonts w:hint="eastAsia"/>
          </w:rPr>
          <w:delText xml:space="preserve">Fix/replace the </w:delText>
        </w:r>
        <w:r w:rsidDel="00713338">
          <w:delText>Café</w:delText>
        </w:r>
        <w:r w:rsidDel="00713338">
          <w:rPr>
            <w:rFonts w:hint="eastAsia"/>
          </w:rPr>
          <w:delText xml:space="preserve"> sound system with something more reliable</w:delText>
        </w:r>
      </w:del>
    </w:p>
    <w:p w14:paraId="6A1421F6" w14:textId="0B587273" w:rsidR="002C304A" w:rsidDel="00713338" w:rsidRDefault="002C304A" w:rsidP="002C304A">
      <w:pPr>
        <w:rPr>
          <w:del w:id="377" w:author="David Klan" w:date="2026-01-07T10:48:00Z" w16du:dateUtc="2026-01-07T01:48:00Z"/>
        </w:rPr>
      </w:pPr>
    </w:p>
    <w:p w14:paraId="79B62EDE" w14:textId="26C45E8A" w:rsidR="002459B7" w:rsidDel="00713338" w:rsidRDefault="002459B7">
      <w:pPr>
        <w:widowControl/>
        <w:rPr>
          <w:del w:id="378" w:author="David Klan" w:date="2026-01-07T10:48:00Z" w16du:dateUtc="2026-01-07T01:48:00Z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del w:id="379" w:author="David Klan" w:date="2026-01-07T10:48:00Z" w16du:dateUtc="2026-01-07T01:48:00Z">
        <w:r w:rsidDel="00713338">
          <w:br w:type="page"/>
        </w:r>
      </w:del>
    </w:p>
    <w:p w14:paraId="2167D075" w14:textId="47040553" w:rsidR="002C304A" w:rsidRPr="002C304A" w:rsidDel="00713338" w:rsidRDefault="002C304A" w:rsidP="002C304A">
      <w:pPr>
        <w:pStyle w:val="Heading1"/>
        <w:rPr>
          <w:del w:id="380" w:author="David Klan" w:date="2026-01-07T10:48:00Z" w16du:dateUtc="2026-01-07T01:48:00Z"/>
        </w:rPr>
      </w:pPr>
      <w:bookmarkStart w:id="381" w:name="_Toc216538385"/>
      <w:del w:id="382" w:author="David Klan" w:date="2026-01-07T10:48:00Z" w16du:dateUtc="2026-01-07T01:48:00Z">
        <w:r w:rsidRPr="002C304A" w:rsidDel="00713338">
          <w:delText>Data Center</w:delText>
        </w:r>
        <w:bookmarkEnd w:id="381"/>
      </w:del>
    </w:p>
    <w:p w14:paraId="7CA5A433" w14:textId="274E5DB5" w:rsidR="002C304A" w:rsidDel="00713338" w:rsidRDefault="002C304A">
      <w:pPr>
        <w:pStyle w:val="Heading2"/>
        <w:ind w:left="360"/>
        <w:rPr>
          <w:del w:id="383" w:author="David Klan" w:date="2026-01-07T10:48:00Z" w16du:dateUtc="2026-01-07T01:48:00Z"/>
        </w:rPr>
        <w:pPrChange w:id="384" w:author="David Klan" w:date="2026-01-06T16:02:00Z" w16du:dateUtc="2026-01-06T07:02:00Z">
          <w:pPr>
            <w:pStyle w:val="Heading2"/>
          </w:pPr>
        </w:pPrChange>
      </w:pPr>
      <w:bookmarkStart w:id="385" w:name="_Toc216538386"/>
      <w:del w:id="386" w:author="David Klan" w:date="2026-01-07T10:48:00Z" w16du:dateUtc="2026-01-07T01:48:00Z">
        <w:r w:rsidDel="00713338">
          <w:delText>B2B Services</w:delText>
        </w:r>
        <w:bookmarkEnd w:id="385"/>
      </w:del>
    </w:p>
    <w:p w14:paraId="2FF9D66B" w14:textId="0108BBD1" w:rsidR="002C304A" w:rsidDel="00713338" w:rsidRDefault="002C304A">
      <w:pPr>
        <w:ind w:left="360"/>
        <w:rPr>
          <w:del w:id="387" w:author="David Klan" w:date="2026-01-07T10:48:00Z" w16du:dateUtc="2026-01-07T01:48:00Z"/>
        </w:rPr>
        <w:pPrChange w:id="388" w:author="David Klan" w:date="2026-01-06T16:02:00Z" w16du:dateUtc="2026-01-06T07:02:00Z">
          <w:pPr>
            <w:pStyle w:val="ListParagraph"/>
            <w:numPr>
              <w:numId w:val="2"/>
            </w:numPr>
            <w:ind w:hanging="360"/>
          </w:pPr>
        </w:pPrChange>
      </w:pPr>
      <w:del w:id="389" w:author="David Klan" w:date="2026-01-07T10:48:00Z" w16du:dateUtc="2026-01-07T01:48:00Z">
        <w:r w:rsidDel="00713338">
          <w:delText>Explore moving services to Azure/AWS reenabled services and removing the on-premise devices</w:delText>
        </w:r>
      </w:del>
    </w:p>
    <w:p w14:paraId="610E4514" w14:textId="39878339" w:rsidR="002C304A" w:rsidDel="00713338" w:rsidRDefault="002C304A">
      <w:pPr>
        <w:ind w:left="360"/>
        <w:rPr>
          <w:del w:id="390" w:author="David Klan" w:date="2026-01-07T10:48:00Z" w16du:dateUtc="2026-01-07T01:48:00Z"/>
        </w:rPr>
        <w:pPrChange w:id="391" w:author="David Klan" w:date="2026-01-06T16:02:00Z" w16du:dateUtc="2026-01-06T07:02:00Z">
          <w:pPr>
            <w:pStyle w:val="ListParagraph"/>
            <w:numPr>
              <w:numId w:val="2"/>
            </w:numPr>
            <w:ind w:hanging="360"/>
          </w:pPr>
        </w:pPrChange>
      </w:pPr>
      <w:del w:id="392" w:author="David Klan" w:date="2026-01-07T10:48:00Z" w16du:dateUtc="2026-01-07T01:48:00Z">
        <w:r w:rsidDel="00713338">
          <w:delText>Investigate the NTT Common Gateway File transfer costs</w:delText>
        </w:r>
      </w:del>
      <w:ins w:id="393" w:author="Birger Fjaellman （フィエルマン ビルイェル）" w:date="2025-12-09T13:56:00Z" w16du:dateUtc="2025-12-09T04:56:00Z">
        <w:del w:id="394" w:author="David Klan" w:date="2026-01-07T10:48:00Z" w16du:dateUtc="2026-01-07T01:48:00Z">
          <w:r w:rsidR="007E3443" w:rsidDel="00713338">
            <w:rPr>
              <w:rFonts w:hint="eastAsia"/>
            </w:rPr>
            <w:delText xml:space="preserve"> </w:delText>
          </w:r>
          <w:r w:rsidR="007E3443" w:rsidDel="00713338">
            <w:delText>with a</w:delText>
          </w:r>
          <w:r w:rsidR="007E3443" w:rsidDel="00713338">
            <w:rPr>
              <w:rFonts w:hint="eastAsia"/>
            </w:rPr>
            <w:delText xml:space="preserve">  goal of reducing overall cost </w:delText>
          </w:r>
          <w:r w:rsidR="007E3443" w:rsidDel="00713338">
            <w:delText>–</w:delText>
          </w:r>
          <w:r w:rsidR="007E3443" w:rsidDel="00713338">
            <w:rPr>
              <w:rFonts w:hint="eastAsia"/>
            </w:rPr>
            <w:delText xml:space="preserve"> this is with procur</w:delText>
          </w:r>
        </w:del>
      </w:ins>
      <w:ins w:id="395" w:author="Birger Fjaellman （フィエルマン ビルイェル）" w:date="2025-12-09T13:57:00Z" w16du:dateUtc="2025-12-09T04:57:00Z">
        <w:del w:id="396" w:author="David Klan" w:date="2026-01-07T10:48:00Z" w16du:dateUtc="2026-01-07T01:48:00Z">
          <w:r w:rsidR="007E3443" w:rsidDel="00713338">
            <w:rPr>
              <w:rFonts w:hint="eastAsia"/>
            </w:rPr>
            <w:delText>ement</w:delText>
          </w:r>
        </w:del>
      </w:ins>
    </w:p>
    <w:p w14:paraId="7B7CEB14" w14:textId="0B170077" w:rsidR="002C304A" w:rsidDel="00713338" w:rsidRDefault="002C304A">
      <w:pPr>
        <w:pStyle w:val="Heading3"/>
        <w:ind w:left="360"/>
        <w:rPr>
          <w:del w:id="397" w:author="David Klan" w:date="2026-01-07T10:48:00Z" w16du:dateUtc="2026-01-07T01:48:00Z"/>
        </w:rPr>
        <w:pPrChange w:id="398" w:author="David Klan" w:date="2026-01-06T16:02:00Z" w16du:dateUtc="2026-01-06T07:02:00Z">
          <w:pPr>
            <w:pStyle w:val="Heading3"/>
          </w:pPr>
        </w:pPrChange>
      </w:pPr>
      <w:bookmarkStart w:id="399" w:name="_Toc216538387"/>
      <w:del w:id="400" w:author="David Klan" w:date="2026-01-07T10:48:00Z" w16du:dateUtc="2026-01-07T01:48:00Z">
        <w:r w:rsidDel="00713338">
          <w:delText>TY10</w:delText>
        </w:r>
        <w:bookmarkEnd w:id="399"/>
      </w:del>
    </w:p>
    <w:p w14:paraId="025354CE" w14:textId="2E4D501E" w:rsidR="002C304A" w:rsidDel="00713338" w:rsidRDefault="002C304A">
      <w:pPr>
        <w:ind w:left="360"/>
        <w:rPr>
          <w:del w:id="401" w:author="David Klan" w:date="2026-01-07T10:48:00Z" w16du:dateUtc="2026-01-07T01:48:00Z"/>
        </w:rPr>
        <w:pPrChange w:id="402" w:author="David Klan" w:date="2026-01-06T16:02:00Z" w16du:dateUtc="2026-01-06T07:02:00Z">
          <w:pPr>
            <w:pStyle w:val="ListParagraph"/>
            <w:numPr>
              <w:numId w:val="3"/>
            </w:numPr>
            <w:ind w:hanging="360"/>
          </w:pPr>
        </w:pPrChange>
      </w:pPr>
      <w:del w:id="403" w:author="David Klan" w:date="2026-01-07T10:48:00Z" w16du:dateUtc="2026-01-07T01:48:00Z">
        <w:r w:rsidDel="00713338">
          <w:delText>Reduce number of racks from 8 to 4 (?)</w:delText>
        </w:r>
      </w:del>
    </w:p>
    <w:p w14:paraId="51E92419" w14:textId="1DFFDDBD" w:rsidR="002C304A" w:rsidDel="00713338" w:rsidRDefault="002C304A">
      <w:pPr>
        <w:ind w:left="360"/>
        <w:rPr>
          <w:del w:id="404" w:author="David Klan" w:date="2026-01-07T10:48:00Z" w16du:dateUtc="2026-01-07T01:48:00Z"/>
        </w:rPr>
        <w:pPrChange w:id="405" w:author="David Klan" w:date="2026-01-06T16:02:00Z" w16du:dateUtc="2026-01-06T07:02:00Z">
          <w:pPr>
            <w:pStyle w:val="ListParagraph"/>
            <w:numPr>
              <w:numId w:val="3"/>
            </w:numPr>
            <w:ind w:hanging="360"/>
          </w:pPr>
        </w:pPrChange>
      </w:pPr>
      <w:del w:id="406" w:author="David Klan" w:date="2026-01-07T10:48:00Z" w16du:dateUtc="2026-01-07T01:48:00Z">
        <w:r w:rsidDel="00713338">
          <w:delText>Standardize Rack design with Top of rack switches &amp; structured cabling</w:delText>
        </w:r>
      </w:del>
    </w:p>
    <w:p w14:paraId="781AB4F0" w14:textId="670D41D5" w:rsidR="002C304A" w:rsidDel="00713338" w:rsidRDefault="002C304A">
      <w:pPr>
        <w:ind w:left="360"/>
        <w:rPr>
          <w:del w:id="407" w:author="David Klan" w:date="2026-01-07T10:48:00Z" w16du:dateUtc="2026-01-07T01:48:00Z"/>
        </w:rPr>
        <w:pPrChange w:id="408" w:author="David Klan" w:date="2026-01-06T16:02:00Z" w16du:dateUtc="2026-01-06T07:02:00Z">
          <w:pPr>
            <w:pStyle w:val="ListParagraph"/>
            <w:numPr>
              <w:numId w:val="3"/>
            </w:numPr>
            <w:ind w:hanging="360"/>
          </w:pPr>
        </w:pPrChange>
      </w:pPr>
      <w:del w:id="409" w:author="David Klan" w:date="2026-01-07T10:48:00Z" w16du:dateUtc="2026-01-07T01:48:00Z">
        <w:r w:rsidDel="00713338">
          <w:delText>Realign Subnets to network</w:delText>
        </w:r>
      </w:del>
    </w:p>
    <w:p w14:paraId="01293E00" w14:textId="5795D84A" w:rsidR="002C304A" w:rsidDel="00713338" w:rsidRDefault="002C304A">
      <w:pPr>
        <w:pStyle w:val="Heading2"/>
        <w:ind w:left="360"/>
        <w:rPr>
          <w:del w:id="410" w:author="David Klan" w:date="2026-01-07T10:48:00Z" w16du:dateUtc="2026-01-07T01:48:00Z"/>
        </w:rPr>
        <w:pPrChange w:id="411" w:author="David Klan" w:date="2026-01-06T16:02:00Z" w16du:dateUtc="2026-01-06T07:02:00Z">
          <w:pPr>
            <w:pStyle w:val="Heading2"/>
          </w:pPr>
        </w:pPrChange>
      </w:pPr>
      <w:bookmarkStart w:id="412" w:name="_Toc216538388"/>
      <w:del w:id="413" w:author="David Klan" w:date="2026-01-07T10:48:00Z" w16du:dateUtc="2026-01-07T01:48:00Z">
        <w:r w:rsidDel="00713338">
          <w:delText>OS1</w:delText>
        </w:r>
        <w:bookmarkEnd w:id="412"/>
        <w:r w:rsidDel="00713338">
          <w:delText xml:space="preserve"> </w:delText>
        </w:r>
      </w:del>
    </w:p>
    <w:p w14:paraId="0F6548C6" w14:textId="0D79B44E" w:rsidR="002C304A" w:rsidDel="00713338" w:rsidRDefault="002C304A">
      <w:pPr>
        <w:ind w:left="360"/>
        <w:rPr>
          <w:del w:id="414" w:author="David Klan" w:date="2026-01-07T10:48:00Z" w16du:dateUtc="2026-01-07T01:48:00Z"/>
        </w:rPr>
        <w:pPrChange w:id="415" w:author="David Klan" w:date="2026-01-06T16:02:00Z" w16du:dateUtc="2026-01-06T07:02:00Z">
          <w:pPr>
            <w:pStyle w:val="ListParagraph"/>
            <w:numPr>
              <w:numId w:val="3"/>
            </w:numPr>
            <w:ind w:hanging="360"/>
          </w:pPr>
        </w:pPrChange>
      </w:pPr>
      <w:del w:id="416" w:author="David Klan" w:date="2026-01-07T10:48:00Z" w16du:dateUtc="2026-01-07T01:48:00Z">
        <w:r w:rsidDel="00713338">
          <w:delText>Add of missing router – PEAS II (?)</w:delText>
        </w:r>
      </w:del>
    </w:p>
    <w:p w14:paraId="3BA57E57" w14:textId="1106CE55" w:rsidR="002C304A" w:rsidDel="00713338" w:rsidRDefault="002C304A" w:rsidP="002C304A">
      <w:pPr>
        <w:rPr>
          <w:del w:id="417" w:author="David Klan" w:date="2026-01-07T10:48:00Z" w16du:dateUtc="2026-01-07T01:48:00Z"/>
        </w:rPr>
      </w:pPr>
    </w:p>
    <w:p w14:paraId="08A000C3" w14:textId="53C9FBAC" w:rsidR="002459B7" w:rsidDel="00713338" w:rsidRDefault="002459B7">
      <w:pPr>
        <w:widowControl/>
        <w:rPr>
          <w:del w:id="418" w:author="David Klan" w:date="2026-01-07T10:48:00Z" w16du:dateUtc="2026-01-07T01:48:00Z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del w:id="419" w:author="David Klan" w:date="2026-01-07T10:48:00Z" w16du:dateUtc="2026-01-07T01:48:00Z">
        <w:r w:rsidDel="00713338">
          <w:br w:type="page"/>
        </w:r>
      </w:del>
    </w:p>
    <w:p w14:paraId="56ECA21A" w14:textId="6E08EEAE" w:rsidR="002C304A" w:rsidDel="00713338" w:rsidRDefault="002C304A" w:rsidP="002C304A">
      <w:pPr>
        <w:pStyle w:val="Heading1"/>
        <w:rPr>
          <w:del w:id="420" w:author="David Klan" w:date="2026-01-07T10:48:00Z" w16du:dateUtc="2026-01-07T01:48:00Z"/>
        </w:rPr>
      </w:pPr>
      <w:bookmarkStart w:id="421" w:name="_Toc216538389"/>
      <w:del w:id="422" w:author="David Klan" w:date="2026-01-07T10:48:00Z" w16du:dateUtc="2026-01-07T01:48:00Z">
        <w:r w:rsidDel="00713338">
          <w:delText>End User Services</w:delText>
        </w:r>
        <w:bookmarkEnd w:id="421"/>
      </w:del>
    </w:p>
    <w:p w14:paraId="3B318623" w14:textId="65B22BA9" w:rsidR="00681CA2" w:rsidDel="00713338" w:rsidRDefault="00681CA2" w:rsidP="00681CA2">
      <w:pPr>
        <w:pStyle w:val="Heading2"/>
        <w:rPr>
          <w:del w:id="423" w:author="David Klan" w:date="2026-01-07T10:48:00Z" w16du:dateUtc="2026-01-07T01:48:00Z"/>
        </w:rPr>
      </w:pPr>
      <w:bookmarkStart w:id="424" w:name="_Toc216538390"/>
      <w:del w:id="425" w:author="David Klan" w:date="2026-01-07T10:48:00Z" w16du:dateUtc="2026-01-07T01:48:00Z">
        <w:r w:rsidDel="00713338">
          <w:rPr>
            <w:rFonts w:hint="eastAsia"/>
          </w:rPr>
          <w:delText>Request Minimization</w:delText>
        </w:r>
        <w:bookmarkEnd w:id="424"/>
      </w:del>
    </w:p>
    <w:p w14:paraId="41D2D145" w14:textId="29A90AC8" w:rsidR="00C23B5B" w:rsidDel="00713338" w:rsidRDefault="00C23B5B" w:rsidP="001B2720">
      <w:pPr>
        <w:pStyle w:val="Heading3"/>
        <w:rPr>
          <w:del w:id="426" w:author="David Klan" w:date="2026-01-07T10:48:00Z" w16du:dateUtc="2026-01-07T01:48:00Z"/>
        </w:rPr>
      </w:pPr>
      <w:bookmarkStart w:id="427" w:name="_Toc216538391"/>
      <w:del w:id="428" w:author="David Klan" w:date="2026-01-07T10:48:00Z" w16du:dateUtc="2026-01-07T01:48:00Z">
        <w:r w:rsidDel="00713338">
          <w:rPr>
            <w:rFonts w:hint="eastAsia"/>
          </w:rPr>
          <w:delText>Objective</w:delText>
        </w:r>
        <w:bookmarkEnd w:id="427"/>
      </w:del>
    </w:p>
    <w:p w14:paraId="65CE1AAB" w14:textId="0F6DB385" w:rsidR="00C23B5B" w:rsidDel="00713338" w:rsidRDefault="00C23B5B" w:rsidP="00CC689A">
      <w:pPr>
        <w:pStyle w:val="ListParagraph"/>
        <w:numPr>
          <w:ilvl w:val="0"/>
          <w:numId w:val="3"/>
        </w:numPr>
        <w:rPr>
          <w:del w:id="429" w:author="David Klan" w:date="2026-01-07T10:48:00Z" w16du:dateUtc="2026-01-07T01:48:00Z"/>
        </w:rPr>
      </w:pPr>
      <w:del w:id="430" w:author="David Klan" w:date="2026-01-07T10:48:00Z" w16du:dateUtc="2026-01-07T01:48:00Z">
        <w:r w:rsidDel="00713338">
          <w:rPr>
            <w:rFonts w:hint="eastAsia"/>
          </w:rPr>
          <w:delText xml:space="preserve">Reduce number of requests a user </w:delText>
        </w:r>
        <w:r w:rsidR="003E76A9" w:rsidDel="00713338">
          <w:rPr>
            <w:rFonts w:hint="eastAsia"/>
          </w:rPr>
          <w:delText xml:space="preserve">or their manager </w:delText>
        </w:r>
        <w:r w:rsidDel="00713338">
          <w:rPr>
            <w:rFonts w:hint="eastAsia"/>
          </w:rPr>
          <w:delText>needs to be raise to be productive</w:delText>
        </w:r>
      </w:del>
    </w:p>
    <w:p w14:paraId="3AEECABB" w14:textId="265E9B67" w:rsidR="000379F2" w:rsidDel="00713338" w:rsidRDefault="001B2720" w:rsidP="00CC689A">
      <w:pPr>
        <w:pStyle w:val="ListParagraph"/>
        <w:numPr>
          <w:ilvl w:val="0"/>
          <w:numId w:val="3"/>
        </w:numPr>
        <w:rPr>
          <w:del w:id="431" w:author="David Klan" w:date="2026-01-07T10:48:00Z" w16du:dateUtc="2026-01-07T01:48:00Z"/>
        </w:rPr>
      </w:pPr>
      <w:del w:id="432" w:author="David Klan" w:date="2026-01-07T10:48:00Z" w16du:dateUtc="2026-01-07T01:48:00Z">
        <w:r w:rsidDel="00713338">
          <w:rPr>
            <w:rFonts w:hint="eastAsia"/>
          </w:rPr>
          <w:delText>Reduce effort required for</w:delText>
        </w:r>
        <w:r w:rsidR="003E76A9" w:rsidDel="00713338">
          <w:rPr>
            <w:rFonts w:hint="eastAsia"/>
          </w:rPr>
          <w:delText xml:space="preserve"> each request</w:delText>
        </w:r>
        <w:r w:rsidR="00941523" w:rsidDel="00713338">
          <w:rPr>
            <w:rFonts w:hint="eastAsia"/>
          </w:rPr>
          <w:delText xml:space="preserve"> (e.g. self-service)</w:delText>
        </w:r>
      </w:del>
    </w:p>
    <w:p w14:paraId="34254BFC" w14:textId="70EA49AE" w:rsidR="000379F2" w:rsidDel="00713338" w:rsidRDefault="000379F2" w:rsidP="00CC689A">
      <w:pPr>
        <w:pStyle w:val="ListParagraph"/>
        <w:numPr>
          <w:ilvl w:val="0"/>
          <w:numId w:val="3"/>
        </w:numPr>
        <w:rPr>
          <w:del w:id="433" w:author="David Klan" w:date="2026-01-07T10:48:00Z" w16du:dateUtc="2026-01-07T01:48:00Z"/>
        </w:rPr>
      </w:pPr>
      <w:del w:id="434" w:author="David Klan" w:date="2026-01-07T10:48:00Z" w16du:dateUtc="2026-01-07T01:48:00Z">
        <w:r w:rsidDel="00713338">
          <w:rPr>
            <w:rFonts w:hint="eastAsia"/>
          </w:rPr>
          <w:delText>Reduce delivery time per request</w:delText>
        </w:r>
        <w:r w:rsidR="00941523" w:rsidDel="00713338">
          <w:rPr>
            <w:rFonts w:hint="eastAsia"/>
          </w:rPr>
          <w:delText xml:space="preserve"> (</w:delText>
        </w:r>
        <w:r w:rsidR="009B0F52" w:rsidDel="00713338">
          <w:rPr>
            <w:rFonts w:hint="eastAsia"/>
          </w:rPr>
          <w:delText>same day, next day and within one week)</w:delText>
        </w:r>
      </w:del>
    </w:p>
    <w:p w14:paraId="327190F0" w14:textId="6D849A66" w:rsidR="000139B3" w:rsidDel="00713338" w:rsidRDefault="000139B3" w:rsidP="00DA26FD">
      <w:pPr>
        <w:pStyle w:val="Heading3"/>
        <w:rPr>
          <w:del w:id="435" w:author="David Klan" w:date="2026-01-07T10:48:00Z" w16du:dateUtc="2026-01-07T01:48:00Z"/>
        </w:rPr>
      </w:pPr>
      <w:bookmarkStart w:id="436" w:name="_Toc216538392"/>
      <w:del w:id="437" w:author="David Klan" w:date="2026-01-07T10:48:00Z" w16du:dateUtc="2026-01-07T01:48:00Z">
        <w:r w:rsidDel="00713338">
          <w:rPr>
            <w:rFonts w:hint="eastAsia"/>
          </w:rPr>
          <w:delText>Request Analysis</w:delText>
        </w:r>
        <w:bookmarkEnd w:id="436"/>
      </w:del>
    </w:p>
    <w:p w14:paraId="13544D4E" w14:textId="6F4198DA" w:rsidR="009B0F52" w:rsidDel="00713338" w:rsidRDefault="009B0F52" w:rsidP="00DA26FD">
      <w:pPr>
        <w:pStyle w:val="Heading4"/>
        <w:rPr>
          <w:del w:id="438" w:author="David Klan" w:date="2026-01-07T10:48:00Z" w16du:dateUtc="2026-01-07T01:48:00Z"/>
        </w:rPr>
      </w:pPr>
      <w:del w:id="439" w:author="David Klan" w:date="2026-01-07T10:48:00Z" w16du:dateUtc="2026-01-07T01:48:00Z">
        <w:r w:rsidDel="00713338">
          <w:rPr>
            <w:rFonts w:hint="eastAsia"/>
          </w:rPr>
          <w:delText>Objective</w:delText>
        </w:r>
      </w:del>
    </w:p>
    <w:p w14:paraId="537B8E63" w14:textId="4DD01F15" w:rsidR="009B0F52" w:rsidDel="00713338" w:rsidRDefault="009B0F52" w:rsidP="009B0F52">
      <w:pPr>
        <w:rPr>
          <w:del w:id="440" w:author="David Klan" w:date="2026-01-07T10:48:00Z" w16du:dateUtc="2026-01-07T01:48:00Z"/>
        </w:rPr>
      </w:pPr>
      <w:del w:id="441" w:author="David Klan" w:date="2026-01-07T10:48:00Z" w16du:dateUtc="2026-01-07T01:48:00Z">
        <w:r w:rsidDel="00713338">
          <w:rPr>
            <w:rFonts w:hint="eastAsia"/>
          </w:rPr>
          <w:delText xml:space="preserve">Figure out what a user </w:delText>
        </w:r>
        <w:r w:rsidR="00474A36" w:rsidDel="00713338">
          <w:rPr>
            <w:rFonts w:hint="eastAsia"/>
          </w:rPr>
          <w:delText>typically requests during their life-time in a company</w:delText>
        </w:r>
      </w:del>
    </w:p>
    <w:p w14:paraId="49D21B08" w14:textId="6F7C3B0A" w:rsidR="000139B3" w:rsidDel="00713338" w:rsidRDefault="000139B3" w:rsidP="00CC689A">
      <w:pPr>
        <w:pStyle w:val="ListParagraph"/>
        <w:numPr>
          <w:ilvl w:val="0"/>
          <w:numId w:val="6"/>
        </w:numPr>
        <w:rPr>
          <w:del w:id="442" w:author="David Klan" w:date="2026-01-07T10:48:00Z" w16du:dateUtc="2026-01-07T01:48:00Z"/>
        </w:rPr>
      </w:pPr>
      <w:del w:id="443" w:author="David Klan" w:date="2026-01-07T10:48:00Z" w16du:dateUtc="2026-01-07T01:48:00Z">
        <w:r w:rsidDel="00713338">
          <w:rPr>
            <w:rFonts w:hint="eastAsia"/>
          </w:rPr>
          <w:delText xml:space="preserve">What are the requests a user typically makes during their </w:delText>
        </w:r>
        <w:r w:rsidDel="00713338">
          <w:delText>employment</w:delText>
        </w:r>
        <w:r w:rsidDel="00713338">
          <w:rPr>
            <w:rFonts w:hint="eastAsia"/>
          </w:rPr>
          <w:delText xml:space="preserve"> cycle?</w:delText>
        </w:r>
      </w:del>
    </w:p>
    <w:p w14:paraId="1C63E590" w14:textId="18D64BC4" w:rsidR="000139B3" w:rsidDel="00713338" w:rsidRDefault="000139B3" w:rsidP="00CC689A">
      <w:pPr>
        <w:pStyle w:val="ListParagraph"/>
        <w:numPr>
          <w:ilvl w:val="1"/>
          <w:numId w:val="6"/>
        </w:numPr>
        <w:rPr>
          <w:del w:id="444" w:author="David Klan" w:date="2026-01-07T10:48:00Z" w16du:dateUtc="2026-01-07T01:48:00Z"/>
        </w:rPr>
      </w:pPr>
      <w:del w:id="445" w:author="David Klan" w:date="2026-01-07T10:48:00Z" w16du:dateUtc="2026-01-07T01:48:00Z">
        <w:r w:rsidDel="00713338">
          <w:rPr>
            <w:rFonts w:hint="eastAsia"/>
          </w:rPr>
          <w:delText xml:space="preserve">What are the most typical requests from a manager </w:delText>
        </w:r>
        <w:r w:rsidDel="00713338">
          <w:delText>prior</w:delText>
        </w:r>
        <w:r w:rsidDel="00713338">
          <w:rPr>
            <w:rFonts w:hint="eastAsia"/>
          </w:rPr>
          <w:delText xml:space="preserve"> to joining?</w:delText>
        </w:r>
      </w:del>
    </w:p>
    <w:p w14:paraId="3F6A8F1E" w14:textId="63900850" w:rsidR="000139B3" w:rsidDel="00713338" w:rsidRDefault="000139B3" w:rsidP="00CC689A">
      <w:pPr>
        <w:pStyle w:val="ListParagraph"/>
        <w:numPr>
          <w:ilvl w:val="1"/>
          <w:numId w:val="6"/>
        </w:numPr>
        <w:rPr>
          <w:del w:id="446" w:author="David Klan" w:date="2026-01-07T10:48:00Z" w16du:dateUtc="2026-01-07T01:48:00Z"/>
        </w:rPr>
      </w:pPr>
      <w:del w:id="447" w:author="David Klan" w:date="2026-01-07T10:48:00Z" w16du:dateUtc="2026-01-07T01:48:00Z">
        <w:r w:rsidDel="00713338">
          <w:rPr>
            <w:rFonts w:hint="eastAsia"/>
          </w:rPr>
          <w:delText>What are the requests a user make the first period they join (e.g. in a month of joining)?</w:delText>
        </w:r>
      </w:del>
    </w:p>
    <w:p w14:paraId="76014883" w14:textId="1D30F301" w:rsidR="000139B3" w:rsidDel="00713338" w:rsidRDefault="000139B3" w:rsidP="00CC689A">
      <w:pPr>
        <w:pStyle w:val="ListParagraph"/>
        <w:numPr>
          <w:ilvl w:val="1"/>
          <w:numId w:val="6"/>
        </w:numPr>
        <w:rPr>
          <w:del w:id="448" w:author="David Klan" w:date="2026-01-07T10:48:00Z" w16du:dateUtc="2026-01-07T01:48:00Z"/>
        </w:rPr>
      </w:pPr>
      <w:del w:id="449" w:author="David Klan" w:date="2026-01-07T10:48:00Z" w16du:dateUtc="2026-01-07T01:48:00Z">
        <w:r w:rsidDel="00713338">
          <w:rPr>
            <w:rFonts w:hint="eastAsia"/>
          </w:rPr>
          <w:delText>What are the requests at end of employment (e.g. last month) by a employee?</w:delText>
        </w:r>
      </w:del>
    </w:p>
    <w:p w14:paraId="592D1AFF" w14:textId="37B7B22B" w:rsidR="000139B3" w:rsidDel="00713338" w:rsidRDefault="000139B3" w:rsidP="00CC689A">
      <w:pPr>
        <w:pStyle w:val="ListParagraph"/>
        <w:numPr>
          <w:ilvl w:val="1"/>
          <w:numId w:val="6"/>
        </w:numPr>
        <w:rPr>
          <w:del w:id="450" w:author="David Klan" w:date="2026-01-07T10:48:00Z" w16du:dateUtc="2026-01-07T01:48:00Z"/>
        </w:rPr>
      </w:pPr>
      <w:del w:id="451" w:author="David Klan" w:date="2026-01-07T10:48:00Z" w16du:dateUtc="2026-01-07T01:48:00Z">
        <w:r w:rsidDel="00713338">
          <w:rPr>
            <w:rFonts w:hint="eastAsia"/>
          </w:rPr>
          <w:delText>What are the typical requests during other times?</w:delText>
        </w:r>
      </w:del>
    </w:p>
    <w:p w14:paraId="2CC6D41B" w14:textId="0C5DEB6B" w:rsidR="009F3F41" w:rsidRPr="009F3F41" w:rsidDel="00713338" w:rsidRDefault="002C304A" w:rsidP="00DA26FD">
      <w:pPr>
        <w:pStyle w:val="Heading3"/>
        <w:rPr>
          <w:del w:id="452" w:author="David Klan" w:date="2026-01-07T10:48:00Z" w16du:dateUtc="2026-01-07T01:48:00Z"/>
        </w:rPr>
      </w:pPr>
      <w:bookmarkStart w:id="453" w:name="_Toc216538393"/>
      <w:del w:id="454" w:author="David Klan" w:date="2026-01-07T10:48:00Z" w16du:dateUtc="2026-01-07T01:48:00Z">
        <w:r w:rsidDel="00713338">
          <w:delText>Entitlement Standardization</w:delText>
        </w:r>
        <w:bookmarkEnd w:id="453"/>
      </w:del>
    </w:p>
    <w:p w14:paraId="5D041626" w14:textId="1C55587C" w:rsidR="00C44F02" w:rsidDel="00713338" w:rsidRDefault="002C304A" w:rsidP="00C44F02">
      <w:pPr>
        <w:pStyle w:val="Heading4"/>
        <w:rPr>
          <w:del w:id="455" w:author="David Klan" w:date="2026-01-07T10:48:00Z" w16du:dateUtc="2026-01-07T01:48:00Z"/>
        </w:rPr>
      </w:pPr>
      <w:del w:id="456" w:author="David Klan" w:date="2026-01-07T10:48:00Z" w16du:dateUtc="2026-01-07T01:48:00Z">
        <w:r w:rsidDel="00713338">
          <w:delText>Objective</w:delText>
        </w:r>
      </w:del>
    </w:p>
    <w:p w14:paraId="3DD83819" w14:textId="67412863" w:rsidR="002C304A" w:rsidDel="00713338" w:rsidRDefault="002C304A" w:rsidP="00C44F02">
      <w:pPr>
        <w:rPr>
          <w:del w:id="457" w:author="David Klan" w:date="2026-01-07T10:48:00Z" w16du:dateUtc="2026-01-07T01:48:00Z"/>
        </w:rPr>
      </w:pPr>
      <w:del w:id="458" w:author="David Klan" w:date="2026-01-07T10:48:00Z" w16du:dateUtc="2026-01-07T01:48:00Z">
        <w:r w:rsidDel="00713338">
          <w:delText>to ensure that users have access to what they need without needing to submit a request</w:delText>
        </w:r>
        <w:r w:rsidR="009F3F41" w:rsidDel="00713338">
          <w:rPr>
            <w:rFonts w:hint="eastAsia"/>
          </w:rPr>
          <w:delText xml:space="preserve">. Try to use what we know about the user to preassign entitlements to user including access rights, devices and </w:delText>
        </w:r>
        <w:r w:rsidR="009F3F41" w:rsidDel="00713338">
          <w:delText>applications</w:delText>
        </w:r>
        <w:r w:rsidR="009F3F41" w:rsidDel="00713338">
          <w:rPr>
            <w:rFonts w:hint="eastAsia"/>
          </w:rPr>
          <w:delText>.</w:delText>
        </w:r>
      </w:del>
    </w:p>
    <w:p w14:paraId="4897602B" w14:textId="1800E7B0" w:rsidR="002C304A" w:rsidDel="00713338" w:rsidRDefault="002C304A" w:rsidP="00CC689A">
      <w:pPr>
        <w:pStyle w:val="ListParagraph"/>
        <w:numPr>
          <w:ilvl w:val="0"/>
          <w:numId w:val="3"/>
        </w:numPr>
        <w:rPr>
          <w:del w:id="459" w:author="David Klan" w:date="2026-01-07T10:48:00Z" w16du:dateUtc="2026-01-07T01:48:00Z"/>
        </w:rPr>
      </w:pPr>
      <w:del w:id="460" w:author="David Klan" w:date="2026-01-07T10:48:00Z" w16du:dateUtc="2026-01-07T01:48:00Z">
        <w:r w:rsidDel="00713338">
          <w:delText>Suggested approach:</w:delText>
        </w:r>
      </w:del>
    </w:p>
    <w:p w14:paraId="25791C48" w14:textId="6325C92A" w:rsidR="002C304A" w:rsidDel="00713338" w:rsidRDefault="002C304A" w:rsidP="00CC689A">
      <w:pPr>
        <w:pStyle w:val="ListParagraph"/>
        <w:numPr>
          <w:ilvl w:val="1"/>
          <w:numId w:val="3"/>
        </w:numPr>
        <w:rPr>
          <w:del w:id="461" w:author="David Klan" w:date="2026-01-07T10:48:00Z" w16du:dateUtc="2026-01-07T01:48:00Z"/>
        </w:rPr>
      </w:pPr>
      <w:del w:id="462" w:author="David Klan" w:date="2026-01-07T10:48:00Z" w16du:dateUtc="2026-01-07T01:48:00Z">
        <w:r w:rsidDel="00713338">
          <w:delText>General entitlements for MLJ</w:delText>
        </w:r>
        <w:r w:rsidDel="00713338">
          <w:rPr>
            <w:rFonts w:hint="eastAsia"/>
          </w:rPr>
          <w:delText xml:space="preserve"> user</w:delText>
        </w:r>
      </w:del>
    </w:p>
    <w:p w14:paraId="4C9CBB6B" w14:textId="7DCF3009" w:rsidR="002C304A" w:rsidDel="00713338" w:rsidRDefault="002C304A" w:rsidP="00CC689A">
      <w:pPr>
        <w:pStyle w:val="ListParagraph"/>
        <w:numPr>
          <w:ilvl w:val="1"/>
          <w:numId w:val="3"/>
        </w:numPr>
        <w:rPr>
          <w:del w:id="463" w:author="David Klan" w:date="2026-01-07T10:48:00Z" w16du:dateUtc="2026-01-07T01:48:00Z"/>
        </w:rPr>
      </w:pPr>
      <w:del w:id="464" w:author="David Klan" w:date="2026-01-07T10:48:00Z" w16du:dateUtc="2026-01-07T01:48:00Z">
        <w:r w:rsidDel="00713338">
          <w:delText>Role based entitlements (e.g. developer, call center, new business)</w:delText>
        </w:r>
      </w:del>
    </w:p>
    <w:p w14:paraId="1FB2067B" w14:textId="1D1E2A80" w:rsidR="002C304A" w:rsidDel="00713338" w:rsidRDefault="002C304A" w:rsidP="00CC689A">
      <w:pPr>
        <w:pStyle w:val="ListParagraph"/>
        <w:numPr>
          <w:ilvl w:val="1"/>
          <w:numId w:val="3"/>
        </w:numPr>
        <w:rPr>
          <w:del w:id="465" w:author="David Klan" w:date="2026-01-07T10:48:00Z" w16du:dateUtc="2026-01-07T01:48:00Z"/>
        </w:rPr>
      </w:pPr>
      <w:del w:id="466" w:author="David Klan" w:date="2026-01-07T10:48:00Z" w16du:dateUtc="2026-01-07T01:48:00Z">
        <w:r w:rsidDel="00713338">
          <w:delText>Individual Entitlement – individual preference</w:delText>
        </w:r>
      </w:del>
    </w:p>
    <w:p w14:paraId="42A40F4B" w14:textId="29429AF8" w:rsidR="002C304A" w:rsidDel="00713338" w:rsidRDefault="002C304A" w:rsidP="00CC689A">
      <w:pPr>
        <w:pStyle w:val="ListParagraph"/>
        <w:numPr>
          <w:ilvl w:val="1"/>
          <w:numId w:val="3"/>
        </w:numPr>
        <w:rPr>
          <w:del w:id="467" w:author="David Klan" w:date="2026-01-07T10:48:00Z" w16du:dateUtc="2026-01-07T01:48:00Z"/>
        </w:rPr>
      </w:pPr>
      <w:del w:id="468" w:author="David Klan" w:date="2026-01-07T10:48:00Z" w16du:dateUtc="2026-01-07T01:48:00Z">
        <w:r w:rsidDel="00713338">
          <w:delText>Exceptions Entitlements – e.g. Macs – individual preference</w:delText>
        </w:r>
      </w:del>
    </w:p>
    <w:p w14:paraId="7E03E038" w14:textId="5B5B3694" w:rsidR="00351901" w:rsidDel="00713338" w:rsidRDefault="002C304A" w:rsidP="00CC689A">
      <w:pPr>
        <w:pStyle w:val="ListParagraph"/>
        <w:numPr>
          <w:ilvl w:val="0"/>
          <w:numId w:val="3"/>
        </w:numPr>
        <w:rPr>
          <w:del w:id="469" w:author="David Klan" w:date="2026-01-07T10:48:00Z" w16du:dateUtc="2026-01-07T01:48:00Z"/>
        </w:rPr>
      </w:pPr>
      <w:del w:id="470" w:author="David Klan" w:date="2026-01-07T10:48:00Z" w16du:dateUtc="2026-01-07T01:48:00Z">
        <w:r w:rsidDel="00713338">
          <w:delText>Focus on three areas</w:delText>
        </w:r>
      </w:del>
    </w:p>
    <w:p w14:paraId="6598E7A3" w14:textId="07CFE10D" w:rsidR="00351901" w:rsidDel="00713338" w:rsidRDefault="002C304A" w:rsidP="00CC689A">
      <w:pPr>
        <w:pStyle w:val="ListParagraph"/>
        <w:numPr>
          <w:ilvl w:val="1"/>
          <w:numId w:val="3"/>
        </w:numPr>
        <w:rPr>
          <w:del w:id="471" w:author="David Klan" w:date="2026-01-07T10:48:00Z" w16du:dateUtc="2026-01-07T01:48:00Z"/>
        </w:rPr>
      </w:pPr>
      <w:del w:id="472" w:author="David Klan" w:date="2026-01-07T10:48:00Z" w16du:dateUtc="2026-01-07T01:48:00Z">
        <w:r w:rsidDel="00713338">
          <w:delText>Hardware Entitlements</w:delText>
        </w:r>
      </w:del>
    </w:p>
    <w:p w14:paraId="4AC97E1E" w14:textId="15233B6E" w:rsidR="00351901" w:rsidDel="00713338" w:rsidRDefault="002C304A" w:rsidP="00CC689A">
      <w:pPr>
        <w:pStyle w:val="ListParagraph"/>
        <w:numPr>
          <w:ilvl w:val="2"/>
          <w:numId w:val="3"/>
        </w:numPr>
        <w:rPr>
          <w:del w:id="473" w:author="David Klan" w:date="2026-01-07T10:48:00Z" w16du:dateUtc="2026-01-07T01:48:00Z"/>
        </w:rPr>
      </w:pPr>
      <w:del w:id="474" w:author="David Klan" w:date="2026-01-07T10:48:00Z" w16du:dateUtc="2026-01-07T01:48:00Z">
        <w:r w:rsidDel="00713338">
          <w:delText>Primary device (e.g. ipad or windows laptop)</w:delText>
        </w:r>
      </w:del>
    </w:p>
    <w:p w14:paraId="12477982" w14:textId="68CA8D4A" w:rsidR="00351901" w:rsidDel="00713338" w:rsidRDefault="002C304A" w:rsidP="00CC689A">
      <w:pPr>
        <w:pStyle w:val="ListParagraph"/>
        <w:numPr>
          <w:ilvl w:val="2"/>
          <w:numId w:val="3"/>
        </w:numPr>
        <w:rPr>
          <w:del w:id="475" w:author="David Klan" w:date="2026-01-07T10:48:00Z" w16du:dateUtc="2026-01-07T01:48:00Z"/>
        </w:rPr>
      </w:pPr>
      <w:del w:id="476" w:author="David Klan" w:date="2026-01-07T10:48:00Z" w16du:dateUtc="2026-01-07T01:48:00Z">
        <w:r w:rsidDel="00713338">
          <w:delText>Secondary device (e.g. Iphones or BYOD phones)</w:delText>
        </w:r>
      </w:del>
    </w:p>
    <w:p w14:paraId="59DF01E6" w14:textId="08CF7F84" w:rsidR="00351901" w:rsidDel="00713338" w:rsidRDefault="002C304A" w:rsidP="00CC689A">
      <w:pPr>
        <w:pStyle w:val="ListParagraph"/>
        <w:numPr>
          <w:ilvl w:val="1"/>
          <w:numId w:val="3"/>
        </w:numPr>
        <w:rPr>
          <w:del w:id="477" w:author="David Klan" w:date="2026-01-07T10:48:00Z" w16du:dateUtc="2026-01-07T01:48:00Z"/>
        </w:rPr>
      </w:pPr>
      <w:del w:id="478" w:author="David Klan" w:date="2026-01-07T10:48:00Z" w16du:dateUtc="2026-01-07T01:48:00Z">
        <w:r w:rsidDel="00713338">
          <w:delText>Software Entitlements</w:delText>
        </w:r>
      </w:del>
    </w:p>
    <w:p w14:paraId="4787EA43" w14:textId="23C5C00D" w:rsidR="002C304A" w:rsidDel="00713338" w:rsidRDefault="002C304A" w:rsidP="00CC689A">
      <w:pPr>
        <w:pStyle w:val="ListParagraph"/>
        <w:numPr>
          <w:ilvl w:val="1"/>
          <w:numId w:val="3"/>
        </w:numPr>
        <w:rPr>
          <w:del w:id="479" w:author="David Klan" w:date="2026-01-07T10:48:00Z" w16du:dateUtc="2026-01-07T01:48:00Z"/>
        </w:rPr>
      </w:pPr>
      <w:del w:id="480" w:author="David Klan" w:date="2026-01-07T10:48:00Z" w16du:dateUtc="2026-01-07T01:48:00Z">
        <w:r w:rsidDel="00713338">
          <w:delText>Access Right Entitlements</w:delText>
        </w:r>
      </w:del>
    </w:p>
    <w:p w14:paraId="2CB36CAB" w14:textId="5BACF26B" w:rsidR="00DA26FD" w:rsidDel="00713338" w:rsidRDefault="00DA26FD" w:rsidP="009E29D4">
      <w:pPr>
        <w:pStyle w:val="Heading3"/>
        <w:rPr>
          <w:del w:id="481" w:author="David Klan" w:date="2026-01-07T10:48:00Z" w16du:dateUtc="2026-01-07T01:48:00Z"/>
        </w:rPr>
      </w:pPr>
      <w:bookmarkStart w:id="482" w:name="_Toc216538394"/>
      <w:del w:id="483" w:author="David Klan" w:date="2026-01-07T10:48:00Z" w16du:dateUtc="2026-01-07T01:48:00Z">
        <w:r w:rsidDel="00713338">
          <w:rPr>
            <w:rFonts w:hint="eastAsia"/>
          </w:rPr>
          <w:delText xml:space="preserve">Request </w:delText>
        </w:r>
        <w:r w:rsidR="00C44F02" w:rsidDel="00713338">
          <w:rPr>
            <w:rFonts w:hint="eastAsia"/>
          </w:rPr>
          <w:delText>Effort Minimization</w:delText>
        </w:r>
        <w:bookmarkEnd w:id="482"/>
      </w:del>
    </w:p>
    <w:p w14:paraId="72675FE2" w14:textId="74E2BC95" w:rsidR="00C44F02" w:rsidRPr="00C44F02" w:rsidDel="00713338" w:rsidRDefault="00C44F02" w:rsidP="00C44F02">
      <w:pPr>
        <w:pStyle w:val="Heading4"/>
        <w:rPr>
          <w:del w:id="484" w:author="David Klan" w:date="2026-01-07T10:48:00Z" w16du:dateUtc="2026-01-07T01:48:00Z"/>
        </w:rPr>
      </w:pPr>
      <w:del w:id="485" w:author="David Klan" w:date="2026-01-07T10:48:00Z" w16du:dateUtc="2026-01-07T01:48:00Z">
        <w:r w:rsidDel="00713338">
          <w:rPr>
            <w:rFonts w:hint="eastAsia"/>
          </w:rPr>
          <w:delText>Objective</w:delText>
        </w:r>
      </w:del>
    </w:p>
    <w:p w14:paraId="616E7FD7" w14:textId="500E2BB8" w:rsidR="00C44F02" w:rsidDel="00713338" w:rsidRDefault="00C44F02" w:rsidP="00CC689A">
      <w:pPr>
        <w:pStyle w:val="ListParagraph"/>
        <w:numPr>
          <w:ilvl w:val="0"/>
          <w:numId w:val="3"/>
        </w:numPr>
        <w:rPr>
          <w:del w:id="486" w:author="David Klan" w:date="2026-01-07T10:48:00Z" w16du:dateUtc="2026-01-07T01:48:00Z"/>
        </w:rPr>
      </w:pPr>
      <w:del w:id="487" w:author="David Klan" w:date="2026-01-07T10:48:00Z" w16du:dateUtc="2026-01-07T01:48:00Z">
        <w:r w:rsidDel="00713338">
          <w:delText>R</w:delText>
        </w:r>
        <w:r w:rsidDel="00713338">
          <w:rPr>
            <w:rFonts w:hint="eastAsia"/>
          </w:rPr>
          <w:delText>educe user</w:delText>
        </w:r>
        <w:r w:rsidR="00C63932" w:rsidDel="00713338">
          <w:rPr>
            <w:rFonts w:hint="eastAsia"/>
          </w:rPr>
          <w:delText>, manager</w:delText>
        </w:r>
        <w:r w:rsidDel="00713338">
          <w:rPr>
            <w:rFonts w:hint="eastAsia"/>
          </w:rPr>
          <w:delText xml:space="preserve"> and EUS effort to provide services to business</w:delText>
        </w:r>
      </w:del>
    </w:p>
    <w:p w14:paraId="5189881D" w14:textId="467EC95F" w:rsidR="009E29D4" w:rsidDel="00713338" w:rsidRDefault="009E29D4" w:rsidP="008A2505">
      <w:pPr>
        <w:pStyle w:val="Heading4"/>
        <w:rPr>
          <w:del w:id="488" w:author="David Klan" w:date="2026-01-07T10:48:00Z" w16du:dateUtc="2026-01-07T01:48:00Z"/>
        </w:rPr>
      </w:pPr>
      <w:del w:id="489" w:author="David Klan" w:date="2026-01-07T10:48:00Z" w16du:dateUtc="2026-01-07T01:48:00Z">
        <w:r w:rsidDel="00713338">
          <w:rPr>
            <w:rFonts w:hint="eastAsia"/>
          </w:rPr>
          <w:delText xml:space="preserve"> </w:delText>
        </w:r>
        <w:r w:rsidR="00C63932" w:rsidDel="00713338">
          <w:rPr>
            <w:rFonts w:hint="eastAsia"/>
          </w:rPr>
          <w:delText>Approach</w:delText>
        </w:r>
      </w:del>
    </w:p>
    <w:p w14:paraId="1A3FE636" w14:textId="56DEACF3" w:rsidR="00C63932" w:rsidDel="00713338" w:rsidRDefault="00C63932">
      <w:pPr>
        <w:ind w:left="360"/>
        <w:rPr>
          <w:del w:id="490" w:author="David Klan" w:date="2026-01-07T10:48:00Z" w16du:dateUtc="2026-01-07T01:48:00Z"/>
        </w:rPr>
        <w:pPrChange w:id="491" w:author="David Klan" w:date="2026-01-06T16:07:00Z" w16du:dateUtc="2026-01-06T07:07:00Z">
          <w:pPr>
            <w:pStyle w:val="ListParagraph"/>
            <w:numPr>
              <w:numId w:val="3"/>
            </w:numPr>
            <w:ind w:hanging="360"/>
          </w:pPr>
        </w:pPrChange>
      </w:pPr>
      <w:del w:id="492" w:author="David Klan" w:date="2026-01-07T10:48:00Z" w16du:dateUtc="2026-01-07T01:48:00Z">
        <w:r w:rsidDel="00713338">
          <w:rPr>
            <w:rFonts w:hint="eastAsia"/>
          </w:rPr>
          <w:delText xml:space="preserve">Move as much as possible to self-service or automated </w:delText>
        </w:r>
        <w:r w:rsidDel="00713338">
          <w:delText>fulfilment</w:delText>
        </w:r>
      </w:del>
    </w:p>
    <w:p w14:paraId="20CAE314" w14:textId="0132F460" w:rsidR="00C63932" w:rsidDel="00713338" w:rsidRDefault="001D0689">
      <w:pPr>
        <w:ind w:left="360"/>
        <w:rPr>
          <w:del w:id="493" w:author="David Klan" w:date="2026-01-07T10:48:00Z" w16du:dateUtc="2026-01-07T01:48:00Z"/>
        </w:rPr>
        <w:pPrChange w:id="494" w:author="David Klan" w:date="2026-01-06T16:07:00Z" w16du:dateUtc="2026-01-06T07:07:00Z">
          <w:pPr>
            <w:pStyle w:val="ListParagraph"/>
            <w:numPr>
              <w:numId w:val="3"/>
            </w:numPr>
            <w:ind w:hanging="360"/>
          </w:pPr>
        </w:pPrChange>
      </w:pPr>
      <w:del w:id="495" w:author="David Klan" w:date="2026-01-07T10:48:00Z" w16du:dateUtc="2026-01-07T01:48:00Z">
        <w:r w:rsidDel="00713338">
          <w:rPr>
            <w:rFonts w:hint="eastAsia"/>
          </w:rPr>
          <w:delText xml:space="preserve">Minimize approvals to </w:delText>
        </w:r>
        <w:r w:rsidDel="00713338">
          <w:delText>fulfil</w:delText>
        </w:r>
        <w:r w:rsidDel="00713338">
          <w:rPr>
            <w:rFonts w:hint="eastAsia"/>
          </w:rPr>
          <w:delText xml:space="preserve"> requests</w:delText>
        </w:r>
      </w:del>
    </w:p>
    <w:p w14:paraId="52799B70" w14:textId="1415E37A" w:rsidR="0000729D" w:rsidDel="00713338" w:rsidRDefault="0000729D">
      <w:pPr>
        <w:ind w:left="360"/>
        <w:rPr>
          <w:del w:id="496" w:author="David Klan" w:date="2026-01-07T10:48:00Z" w16du:dateUtc="2026-01-07T01:48:00Z"/>
        </w:rPr>
        <w:pPrChange w:id="497" w:author="David Klan" w:date="2026-01-06T16:07:00Z" w16du:dateUtc="2026-01-06T07:07:00Z">
          <w:pPr>
            <w:pStyle w:val="ListParagraph"/>
            <w:numPr>
              <w:numId w:val="3"/>
            </w:numPr>
            <w:ind w:hanging="360"/>
          </w:pPr>
        </w:pPrChange>
      </w:pPr>
      <w:del w:id="498" w:author="David Klan" w:date="2026-01-07T10:48:00Z" w16du:dateUtc="2026-01-07T01:48:00Z">
        <w:r w:rsidDel="00713338">
          <w:rPr>
            <w:rFonts w:hint="eastAsia"/>
          </w:rPr>
          <w:delText>Time measurement should be from User raises request to delivery of service</w:delText>
        </w:r>
      </w:del>
    </w:p>
    <w:p w14:paraId="46D6262F" w14:textId="2FFC1976" w:rsidR="001D0689" w:rsidDel="00713338" w:rsidRDefault="001D0689">
      <w:pPr>
        <w:ind w:left="360"/>
        <w:rPr>
          <w:del w:id="499" w:author="David Klan" w:date="2026-01-07T10:48:00Z" w16du:dateUtc="2026-01-07T01:48:00Z"/>
        </w:rPr>
        <w:pPrChange w:id="500" w:author="David Klan" w:date="2026-01-06T16:07:00Z" w16du:dateUtc="2026-01-06T07:07:00Z">
          <w:pPr>
            <w:pStyle w:val="ListParagraph"/>
            <w:numPr>
              <w:numId w:val="3"/>
            </w:numPr>
            <w:ind w:hanging="360"/>
          </w:pPr>
        </w:pPrChange>
      </w:pPr>
      <w:del w:id="501" w:author="David Klan" w:date="2026-01-07T10:48:00Z" w16du:dateUtc="2026-01-07T01:48:00Z">
        <w:r w:rsidDel="00713338">
          <w:delText>I</w:delText>
        </w:r>
        <w:r w:rsidDel="00713338">
          <w:rPr>
            <w:rFonts w:hint="eastAsia"/>
          </w:rPr>
          <w:delText xml:space="preserve">f EUS need to provide service -&gt; we reduce the </w:delText>
        </w:r>
        <w:r w:rsidDel="00713338">
          <w:delText>fulfilment</w:delText>
        </w:r>
        <w:r w:rsidDel="00713338">
          <w:rPr>
            <w:rFonts w:hint="eastAsia"/>
          </w:rPr>
          <w:delText xml:space="preserve"> time</w:delText>
        </w:r>
        <w:r w:rsidR="005C22F8" w:rsidDel="00713338">
          <w:rPr>
            <w:rFonts w:hint="eastAsia"/>
          </w:rPr>
          <w:delText xml:space="preserve"> to one of the following</w:delText>
        </w:r>
      </w:del>
    </w:p>
    <w:p w14:paraId="22B2B88F" w14:textId="29FE31B0" w:rsidR="005C22F8" w:rsidDel="00713338" w:rsidRDefault="005C22F8" w:rsidP="00CC689A">
      <w:pPr>
        <w:pStyle w:val="ListParagraph"/>
        <w:numPr>
          <w:ilvl w:val="1"/>
          <w:numId w:val="3"/>
        </w:numPr>
        <w:rPr>
          <w:del w:id="502" w:author="David Klan" w:date="2026-01-07T10:48:00Z" w16du:dateUtc="2026-01-07T01:48:00Z"/>
        </w:rPr>
      </w:pPr>
      <w:del w:id="503" w:author="David Klan" w:date="2026-01-07T10:48:00Z" w16du:dateUtc="2026-01-07T01:48:00Z">
        <w:r w:rsidDel="00713338">
          <w:rPr>
            <w:rFonts w:hint="eastAsia"/>
          </w:rPr>
          <w:delText xml:space="preserve">Same day </w:delText>
        </w:r>
        <w:r w:rsidDel="00713338">
          <w:delText>fulfilment</w:delText>
        </w:r>
      </w:del>
    </w:p>
    <w:p w14:paraId="58D89256" w14:textId="785AA33C" w:rsidR="005C22F8" w:rsidDel="00713338" w:rsidRDefault="005C22F8" w:rsidP="00CC689A">
      <w:pPr>
        <w:pStyle w:val="ListParagraph"/>
        <w:numPr>
          <w:ilvl w:val="1"/>
          <w:numId w:val="3"/>
        </w:numPr>
        <w:rPr>
          <w:del w:id="504" w:author="David Klan" w:date="2026-01-07T10:48:00Z" w16du:dateUtc="2026-01-07T01:48:00Z"/>
        </w:rPr>
      </w:pPr>
      <w:del w:id="505" w:author="David Klan" w:date="2026-01-07T10:48:00Z" w16du:dateUtc="2026-01-07T01:48:00Z">
        <w:r w:rsidDel="00713338">
          <w:rPr>
            <w:rFonts w:hint="eastAsia"/>
          </w:rPr>
          <w:delText>Next day fulfilment</w:delText>
        </w:r>
      </w:del>
    </w:p>
    <w:p w14:paraId="172836F4" w14:textId="3BC3783C" w:rsidR="005C22F8" w:rsidDel="00713338" w:rsidRDefault="005C22F8" w:rsidP="00CC689A">
      <w:pPr>
        <w:pStyle w:val="ListParagraph"/>
        <w:numPr>
          <w:ilvl w:val="1"/>
          <w:numId w:val="3"/>
        </w:numPr>
        <w:rPr>
          <w:del w:id="506" w:author="David Klan" w:date="2026-01-07T10:48:00Z" w16du:dateUtc="2026-01-07T01:48:00Z"/>
        </w:rPr>
      </w:pPr>
      <w:del w:id="507" w:author="David Klan" w:date="2026-01-07T10:48:00Z" w16du:dateUtc="2026-01-07T01:48:00Z">
        <w:r w:rsidDel="00713338">
          <w:rPr>
            <w:rFonts w:hint="eastAsia"/>
          </w:rPr>
          <w:delText>Same week fulfilment</w:delText>
        </w:r>
      </w:del>
    </w:p>
    <w:p w14:paraId="6190D300" w14:textId="71CDCBE1" w:rsidR="005C22F8" w:rsidDel="00713338" w:rsidRDefault="005C22F8" w:rsidP="00CC689A">
      <w:pPr>
        <w:pStyle w:val="ListParagraph"/>
        <w:numPr>
          <w:ilvl w:val="1"/>
          <w:numId w:val="3"/>
        </w:numPr>
        <w:rPr>
          <w:del w:id="508" w:author="David Klan" w:date="2026-01-07T10:48:00Z" w16du:dateUtc="2026-01-07T01:48:00Z"/>
        </w:rPr>
      </w:pPr>
      <w:del w:id="509" w:author="David Klan" w:date="2026-01-07T10:48:00Z" w16du:dateUtc="2026-01-07T01:48:00Z">
        <w:r w:rsidDel="00713338">
          <w:rPr>
            <w:rFonts w:hint="eastAsia"/>
          </w:rPr>
          <w:delText>Next week fulfilment</w:delText>
        </w:r>
      </w:del>
    </w:p>
    <w:p w14:paraId="24405CA1" w14:textId="537CAB9C" w:rsidR="00706E15" w:rsidDel="00713338" w:rsidRDefault="00706E15" w:rsidP="00706E15">
      <w:pPr>
        <w:pStyle w:val="Heading3"/>
        <w:rPr>
          <w:del w:id="510" w:author="David Klan" w:date="2026-01-07T10:48:00Z" w16du:dateUtc="2026-01-07T01:48:00Z"/>
        </w:rPr>
      </w:pPr>
      <w:bookmarkStart w:id="511" w:name="_Toc216538395"/>
      <w:del w:id="512" w:author="David Klan" w:date="2026-01-07T10:48:00Z" w16du:dateUtc="2026-01-07T01:48:00Z">
        <w:r w:rsidDel="00713338">
          <w:rPr>
            <w:rFonts w:hint="eastAsia"/>
          </w:rPr>
          <w:delText>Create a feedback loop with users</w:delText>
        </w:r>
        <w:r w:rsidR="00022A06" w:rsidDel="00713338">
          <w:rPr>
            <w:rFonts w:hint="eastAsia"/>
          </w:rPr>
          <w:delText xml:space="preserve"> to identify entitlement issues</w:delText>
        </w:r>
        <w:bookmarkEnd w:id="511"/>
      </w:del>
    </w:p>
    <w:p w14:paraId="53C8ECAA" w14:textId="07DAFC2A" w:rsidR="00706E15" w:rsidDel="00713338" w:rsidRDefault="00706E15">
      <w:pPr>
        <w:pStyle w:val="Heading4"/>
        <w:ind w:left="360"/>
        <w:rPr>
          <w:del w:id="513" w:author="David Klan" w:date="2026-01-07T10:48:00Z" w16du:dateUtc="2026-01-07T01:48:00Z"/>
        </w:rPr>
        <w:pPrChange w:id="514" w:author="David Klan" w:date="2026-01-06T16:10:00Z" w16du:dateUtc="2026-01-06T07:10:00Z">
          <w:pPr>
            <w:pStyle w:val="Heading4"/>
          </w:pPr>
        </w:pPrChange>
      </w:pPr>
      <w:del w:id="515" w:author="David Klan" w:date="2026-01-07T10:48:00Z" w16du:dateUtc="2026-01-07T01:48:00Z">
        <w:r w:rsidDel="00713338">
          <w:rPr>
            <w:rFonts w:hint="eastAsia"/>
          </w:rPr>
          <w:delText>Objective</w:delText>
        </w:r>
      </w:del>
    </w:p>
    <w:p w14:paraId="1BC94F29" w14:textId="33C6D5DC" w:rsidR="008A2505" w:rsidDel="00713338" w:rsidRDefault="00F17B3C">
      <w:pPr>
        <w:ind w:left="360"/>
        <w:rPr>
          <w:del w:id="516" w:author="David Klan" w:date="2026-01-07T10:48:00Z" w16du:dateUtc="2026-01-07T01:48:00Z"/>
        </w:rPr>
        <w:pPrChange w:id="517" w:author="David Klan" w:date="2026-01-06T16:10:00Z" w16du:dateUtc="2026-01-06T07:10:00Z">
          <w:pPr>
            <w:pStyle w:val="ListParagraph"/>
            <w:numPr>
              <w:numId w:val="11"/>
            </w:numPr>
            <w:ind w:hanging="360"/>
          </w:pPr>
        </w:pPrChange>
      </w:pPr>
      <w:del w:id="518" w:author="David Klan" w:date="2026-01-07T10:48:00Z" w16du:dateUtc="2026-01-07T01:48:00Z">
        <w:r w:rsidDel="00713338">
          <w:rPr>
            <w:rFonts w:hint="eastAsia"/>
          </w:rPr>
          <w:delText xml:space="preserve">Find out any manual or inconvenient items after a new device is </w:delText>
        </w:r>
        <w:r w:rsidR="00C72193" w:rsidDel="00713338">
          <w:rPr>
            <w:rFonts w:hint="eastAsia"/>
          </w:rPr>
          <w:delText>provide</w:delText>
        </w:r>
        <w:r w:rsidR="00BC096F" w:rsidDel="00713338">
          <w:rPr>
            <w:rFonts w:hint="eastAsia"/>
          </w:rPr>
          <w:delText>d</w:delText>
        </w:r>
        <w:r w:rsidR="00C72193" w:rsidDel="00713338">
          <w:rPr>
            <w:rFonts w:hint="eastAsia"/>
          </w:rPr>
          <w:delText xml:space="preserve"> to a user</w:delText>
        </w:r>
      </w:del>
    </w:p>
    <w:p w14:paraId="6258710D" w14:textId="24391FC4" w:rsidR="00C72193" w:rsidDel="00713338" w:rsidRDefault="00C72193">
      <w:pPr>
        <w:ind w:left="360"/>
        <w:rPr>
          <w:del w:id="519" w:author="David Klan" w:date="2026-01-07T10:48:00Z" w16du:dateUtc="2026-01-07T01:48:00Z"/>
        </w:rPr>
        <w:pPrChange w:id="520" w:author="David Klan" w:date="2026-01-06T16:10:00Z" w16du:dateUtc="2026-01-06T07:10:00Z">
          <w:pPr>
            <w:pStyle w:val="ListParagraph"/>
            <w:numPr>
              <w:numId w:val="11"/>
            </w:numPr>
            <w:ind w:hanging="360"/>
          </w:pPr>
        </w:pPrChange>
      </w:pPr>
      <w:del w:id="521" w:author="David Klan" w:date="2026-01-07T10:48:00Z" w16du:dateUtc="2026-01-07T01:48:00Z">
        <w:r w:rsidDel="00713338">
          <w:rPr>
            <w:rFonts w:hint="eastAsia"/>
          </w:rPr>
          <w:delText>Find out any manual or inconvenient items after a new user is onboarded</w:delText>
        </w:r>
      </w:del>
    </w:p>
    <w:p w14:paraId="1E8615F9" w14:textId="091E6DB0" w:rsidR="008A2505" w:rsidRPr="00DD0952" w:rsidDel="00713338" w:rsidRDefault="008A2505">
      <w:pPr>
        <w:pStyle w:val="Heading4"/>
        <w:ind w:left="360"/>
        <w:rPr>
          <w:del w:id="522" w:author="David Klan" w:date="2026-01-07T10:48:00Z" w16du:dateUtc="2026-01-07T01:48:00Z"/>
        </w:rPr>
        <w:pPrChange w:id="523" w:author="David Klan" w:date="2026-01-06T16:10:00Z" w16du:dateUtc="2026-01-06T07:10:00Z">
          <w:pPr>
            <w:pStyle w:val="Heading4"/>
          </w:pPr>
        </w:pPrChange>
      </w:pPr>
      <w:del w:id="524" w:author="David Klan" w:date="2026-01-07T10:48:00Z" w16du:dateUtc="2026-01-07T01:48:00Z">
        <w:r w:rsidDel="00713338">
          <w:rPr>
            <w:rFonts w:hint="eastAsia"/>
          </w:rPr>
          <w:delText>Approach</w:delText>
        </w:r>
      </w:del>
    </w:p>
    <w:p w14:paraId="29E39B4B" w14:textId="6A0A6CE3" w:rsidR="008A2505" w:rsidDel="00713338" w:rsidRDefault="00C72193">
      <w:pPr>
        <w:ind w:left="360"/>
        <w:rPr>
          <w:del w:id="525" w:author="David Klan" w:date="2026-01-07T10:48:00Z" w16du:dateUtc="2026-01-07T01:48:00Z"/>
        </w:rPr>
        <w:pPrChange w:id="526" w:author="David Klan" w:date="2026-01-06T16:10:00Z" w16du:dateUtc="2026-01-06T07:10:00Z">
          <w:pPr>
            <w:pStyle w:val="ListParagraph"/>
            <w:numPr>
              <w:numId w:val="11"/>
            </w:numPr>
            <w:ind w:hanging="360"/>
          </w:pPr>
        </w:pPrChange>
      </w:pPr>
      <w:del w:id="527" w:author="David Klan" w:date="2026-01-07T10:48:00Z" w16du:dateUtc="2026-01-07T01:48:00Z">
        <w:r w:rsidDel="00713338">
          <w:rPr>
            <w:rFonts w:hint="eastAsia"/>
          </w:rPr>
          <w:delText xml:space="preserve">Send a survey to ask </w:delText>
        </w:r>
        <w:r w:rsidR="00F02AA4" w:rsidDel="00713338">
          <w:rPr>
            <w:rFonts w:hint="eastAsia"/>
          </w:rPr>
          <w:delText>user or people manager on how the onboarding experience was and what they found was inconvenient</w:delText>
        </w:r>
      </w:del>
    </w:p>
    <w:p w14:paraId="065FD7AF" w14:textId="7B64ECD2" w:rsidR="00F02AA4" w:rsidDel="00713338" w:rsidRDefault="007F0CCD">
      <w:pPr>
        <w:ind w:left="360"/>
        <w:rPr>
          <w:del w:id="528" w:author="David Klan" w:date="2026-01-07T10:48:00Z" w16du:dateUtc="2026-01-07T01:48:00Z"/>
        </w:rPr>
        <w:pPrChange w:id="529" w:author="David Klan" w:date="2026-01-06T16:10:00Z" w16du:dateUtc="2026-01-06T07:10:00Z">
          <w:pPr>
            <w:pStyle w:val="ListParagraph"/>
            <w:numPr>
              <w:numId w:val="11"/>
            </w:numPr>
            <w:ind w:hanging="360"/>
          </w:pPr>
        </w:pPrChange>
      </w:pPr>
      <w:del w:id="530" w:author="David Klan" w:date="2026-01-07T10:48:00Z" w16du:dateUtc="2026-01-07T01:48:00Z">
        <w:r w:rsidDel="00713338">
          <w:rPr>
            <w:rFonts w:hint="eastAsia"/>
          </w:rPr>
          <w:delText>Focus should be split between ServiceNow and non-service new requests</w:delText>
        </w:r>
      </w:del>
    </w:p>
    <w:p w14:paraId="02956608" w14:textId="011E1330" w:rsidR="00532AA6" w:rsidRPr="008A2505" w:rsidDel="00713338" w:rsidRDefault="00532AA6">
      <w:pPr>
        <w:pStyle w:val="Heading4"/>
        <w:ind w:left="360"/>
        <w:rPr>
          <w:del w:id="531" w:author="David Klan" w:date="2026-01-07T10:48:00Z" w16du:dateUtc="2026-01-07T01:48:00Z"/>
        </w:rPr>
        <w:pPrChange w:id="532" w:author="David Klan" w:date="2026-01-06T16:10:00Z" w16du:dateUtc="2026-01-06T07:10:00Z">
          <w:pPr>
            <w:pStyle w:val="Heading4"/>
          </w:pPr>
        </w:pPrChange>
      </w:pPr>
      <w:del w:id="533" w:author="David Klan" w:date="2026-01-07T10:48:00Z" w16du:dateUtc="2026-01-07T01:48:00Z">
        <w:r w:rsidDel="00713338">
          <w:rPr>
            <w:rFonts w:hint="eastAsia"/>
          </w:rPr>
          <w:delText>Notes</w:delText>
        </w:r>
      </w:del>
    </w:p>
    <w:p w14:paraId="65C59928" w14:textId="460A1895" w:rsidR="00706E15" w:rsidDel="00713338" w:rsidRDefault="00532AA6">
      <w:pPr>
        <w:ind w:left="360"/>
        <w:rPr>
          <w:del w:id="534" w:author="David Klan" w:date="2026-01-07T10:48:00Z" w16du:dateUtc="2026-01-07T01:48:00Z"/>
        </w:rPr>
        <w:pPrChange w:id="535" w:author="David Klan" w:date="2026-01-06T16:10:00Z" w16du:dateUtc="2026-01-06T07:10:00Z">
          <w:pPr>
            <w:pStyle w:val="ListParagraph"/>
            <w:numPr>
              <w:numId w:val="12"/>
            </w:numPr>
            <w:ind w:hanging="360"/>
          </w:pPr>
        </w:pPrChange>
      </w:pPr>
      <w:del w:id="536" w:author="David Klan" w:date="2026-01-07T10:48:00Z" w16du:dateUtc="2026-01-07T01:48:00Z">
        <w:r w:rsidDel="00713338">
          <w:rPr>
            <w:rFonts w:hint="eastAsia"/>
          </w:rPr>
          <w:delText xml:space="preserve">This </w:delText>
        </w:r>
        <w:r w:rsidDel="00713338">
          <w:delText>should</w:delText>
        </w:r>
        <w:r w:rsidDel="00713338">
          <w:rPr>
            <w:rFonts w:hint="eastAsia"/>
          </w:rPr>
          <w:delText xml:space="preserve"> only be conside</w:delText>
        </w:r>
        <w:r w:rsidR="00806436" w:rsidDel="00713338">
          <w:rPr>
            <w:rFonts w:hint="eastAsia"/>
          </w:rPr>
          <w:delText xml:space="preserve">red once we have done the </w:delText>
        </w:r>
        <w:r w:rsidR="00806436" w:rsidDel="00713338">
          <w:delText>initial</w:delText>
        </w:r>
        <w:r w:rsidR="00806436" w:rsidDel="00713338">
          <w:rPr>
            <w:rFonts w:hint="eastAsia"/>
          </w:rPr>
          <w:delText xml:space="preserve"> request analysis</w:delText>
        </w:r>
      </w:del>
    </w:p>
    <w:p w14:paraId="0C0569F4" w14:textId="08E7914C" w:rsidR="00806436" w:rsidDel="00713338" w:rsidRDefault="00806436">
      <w:pPr>
        <w:ind w:left="360"/>
        <w:rPr>
          <w:del w:id="537" w:author="David Klan" w:date="2026-01-07T10:48:00Z" w16du:dateUtc="2026-01-07T01:48:00Z"/>
        </w:rPr>
        <w:pPrChange w:id="538" w:author="David Klan" w:date="2026-01-06T16:10:00Z" w16du:dateUtc="2026-01-06T07:10:00Z">
          <w:pPr>
            <w:pStyle w:val="ListParagraph"/>
            <w:numPr>
              <w:numId w:val="12"/>
            </w:numPr>
            <w:ind w:hanging="360"/>
          </w:pPr>
        </w:pPrChange>
      </w:pPr>
      <w:del w:id="539" w:author="David Klan" w:date="2026-01-07T10:48:00Z" w16du:dateUtc="2026-01-07T01:48:00Z">
        <w:r w:rsidDel="00713338">
          <w:rPr>
            <w:rFonts w:hint="eastAsia"/>
          </w:rPr>
          <w:delText>The main items expected to be found will be non-SNOW request items</w:delText>
        </w:r>
      </w:del>
    </w:p>
    <w:p w14:paraId="523EEDB3" w14:textId="36BDBA6C" w:rsidR="00532AA6" w:rsidRPr="009E29D4" w:rsidDel="00713338" w:rsidRDefault="00532AA6" w:rsidP="00706E15">
      <w:pPr>
        <w:rPr>
          <w:del w:id="540" w:author="David Klan" w:date="2026-01-07T10:48:00Z" w16du:dateUtc="2026-01-07T01:48:00Z"/>
        </w:rPr>
      </w:pPr>
    </w:p>
    <w:p w14:paraId="4432F64A" w14:textId="3275B756" w:rsidR="002C304A" w:rsidRPr="00D86E42" w:rsidDel="00713338" w:rsidRDefault="00F07BA2" w:rsidP="00D86E42">
      <w:pPr>
        <w:pStyle w:val="Heading2"/>
        <w:rPr>
          <w:del w:id="541" w:author="David Klan" w:date="2026-01-07T10:48:00Z" w16du:dateUtc="2026-01-07T01:48:00Z"/>
        </w:rPr>
      </w:pPr>
      <w:bookmarkStart w:id="542" w:name="_Toc216538396"/>
      <w:del w:id="543" w:author="David Klan" w:date="2026-01-07T10:48:00Z" w16du:dateUtc="2026-01-07T01:48:00Z">
        <w:r w:rsidDel="00713338">
          <w:rPr>
            <w:rFonts w:hint="eastAsia"/>
          </w:rPr>
          <w:delText>Peripheral</w:delText>
        </w:r>
        <w:r w:rsidR="00D86E42" w:rsidDel="00713338">
          <w:rPr>
            <w:rFonts w:hint="eastAsia"/>
          </w:rPr>
          <w:delText xml:space="preserve"> </w:delText>
        </w:r>
        <w:r w:rsidDel="00713338">
          <w:rPr>
            <w:rFonts w:hint="eastAsia"/>
          </w:rPr>
          <w:delText xml:space="preserve">Service </w:delText>
        </w:r>
        <w:r w:rsidR="00CF0B6A" w:rsidDel="00713338">
          <w:rPr>
            <w:rFonts w:hint="eastAsia"/>
          </w:rPr>
          <w:delText>Enhancement</w:delText>
        </w:r>
        <w:bookmarkEnd w:id="542"/>
        <w:r w:rsidR="002D07A8" w:rsidDel="00713338">
          <w:rPr>
            <w:rFonts w:hint="eastAsia"/>
          </w:rPr>
          <w:delText xml:space="preserve"> </w:delText>
        </w:r>
      </w:del>
    </w:p>
    <w:p w14:paraId="3514766E" w14:textId="52225047" w:rsidR="00CF0B6A" w:rsidDel="00713338" w:rsidRDefault="002C304A">
      <w:pPr>
        <w:ind w:left="360"/>
        <w:rPr>
          <w:del w:id="544" w:author="David Klan" w:date="2026-01-07T10:48:00Z" w16du:dateUtc="2026-01-07T01:48:00Z"/>
        </w:rPr>
        <w:pPrChange w:id="545" w:author="David Klan" w:date="2026-01-06T16:12:00Z" w16du:dateUtc="2026-01-06T07:12:00Z">
          <w:pPr>
            <w:pStyle w:val="ListParagraph"/>
            <w:numPr>
              <w:numId w:val="4"/>
            </w:numPr>
            <w:ind w:hanging="360"/>
          </w:pPr>
        </w:pPrChange>
      </w:pPr>
      <w:del w:id="546" w:author="David Klan" w:date="2026-01-07T10:48:00Z" w16du:dateUtc="2026-01-07T01:48:00Z">
        <w:r w:rsidDel="00713338">
          <w:delText>Management of Mobile Printers</w:delText>
        </w:r>
      </w:del>
    </w:p>
    <w:p w14:paraId="7ABA0F0D" w14:textId="736CD84D" w:rsidR="00F53905" w:rsidDel="00713338" w:rsidRDefault="00CF0B6A">
      <w:pPr>
        <w:ind w:left="1080"/>
        <w:rPr>
          <w:del w:id="547" w:author="David Klan" w:date="2026-01-07T10:48:00Z" w16du:dateUtc="2026-01-07T01:48:00Z"/>
        </w:rPr>
        <w:pPrChange w:id="548" w:author="David Klan" w:date="2026-01-06T16:12:00Z" w16du:dateUtc="2026-01-06T07:12:00Z">
          <w:pPr>
            <w:pStyle w:val="ListParagraph"/>
            <w:numPr>
              <w:ilvl w:val="1"/>
              <w:numId w:val="4"/>
            </w:numPr>
            <w:ind w:left="1440" w:hanging="360"/>
          </w:pPr>
        </w:pPrChange>
      </w:pPr>
      <w:del w:id="549" w:author="David Klan" w:date="2026-01-07T10:48:00Z" w16du:dateUtc="2026-01-07T01:48:00Z">
        <w:r w:rsidDel="00713338">
          <w:rPr>
            <w:rFonts w:hint="eastAsia"/>
          </w:rPr>
          <w:delText>Idea: move management to ETS</w:delText>
        </w:r>
      </w:del>
    </w:p>
    <w:p w14:paraId="4E531A54" w14:textId="54B902BC" w:rsidR="00DE36B6" w:rsidDel="00713338" w:rsidRDefault="00F53905">
      <w:pPr>
        <w:ind w:left="1080"/>
        <w:rPr>
          <w:del w:id="550" w:author="David Klan" w:date="2026-01-07T10:48:00Z" w16du:dateUtc="2026-01-07T01:48:00Z"/>
        </w:rPr>
        <w:pPrChange w:id="551" w:author="David Klan" w:date="2026-01-06T16:12:00Z" w16du:dateUtc="2026-01-06T07:12:00Z">
          <w:pPr>
            <w:pStyle w:val="ListParagraph"/>
            <w:numPr>
              <w:ilvl w:val="1"/>
              <w:numId w:val="4"/>
            </w:numPr>
            <w:ind w:left="1440" w:hanging="360"/>
          </w:pPr>
        </w:pPrChange>
      </w:pPr>
      <w:del w:id="552" w:author="David Klan" w:date="2026-01-07T10:48:00Z" w16du:dateUtc="2026-01-07T01:48:00Z">
        <w:r w:rsidDel="00713338">
          <w:rPr>
            <w:rFonts w:hint="eastAsia"/>
          </w:rPr>
          <w:delText xml:space="preserve">Create </w:delText>
        </w:r>
        <w:r w:rsidR="002C304A" w:rsidDel="00713338">
          <w:delText>refresh plan for the device</w:delText>
        </w:r>
        <w:r w:rsidDel="00713338">
          <w:rPr>
            <w:rFonts w:hint="eastAsia"/>
          </w:rPr>
          <w:delText>s and standardize service</w:delText>
        </w:r>
      </w:del>
    </w:p>
    <w:p w14:paraId="35302B7C" w14:textId="2DA781B4" w:rsidR="002C304A" w:rsidDel="00713338" w:rsidRDefault="002C304A">
      <w:pPr>
        <w:ind w:left="360"/>
        <w:rPr>
          <w:del w:id="553" w:author="David Klan" w:date="2026-01-07T10:48:00Z" w16du:dateUtc="2026-01-07T01:48:00Z"/>
        </w:rPr>
        <w:pPrChange w:id="554" w:author="David Klan" w:date="2026-01-06T16:12:00Z" w16du:dateUtc="2026-01-06T07:12:00Z">
          <w:pPr>
            <w:pStyle w:val="ListParagraph"/>
            <w:numPr>
              <w:numId w:val="4"/>
            </w:numPr>
            <w:ind w:hanging="360"/>
          </w:pPr>
        </w:pPrChange>
      </w:pPr>
      <w:del w:id="555" w:author="David Klan" w:date="2026-01-07T10:48:00Z" w16du:dateUtc="2026-01-07T01:48:00Z">
        <w:r w:rsidDel="00713338">
          <w:delText>Standardize peripheral boxes in Hatsudai</w:delText>
        </w:r>
      </w:del>
    </w:p>
    <w:p w14:paraId="14010619" w14:textId="6B87E2A1" w:rsidR="002C304A" w:rsidDel="00713338" w:rsidRDefault="00DE36B6">
      <w:pPr>
        <w:ind w:left="1080"/>
        <w:rPr>
          <w:del w:id="556" w:author="David Klan" w:date="2026-01-07T10:48:00Z" w16du:dateUtc="2026-01-07T01:48:00Z"/>
        </w:rPr>
        <w:pPrChange w:id="557" w:author="David Klan" w:date="2026-01-06T16:12:00Z" w16du:dateUtc="2026-01-06T07:12:00Z">
          <w:pPr>
            <w:pStyle w:val="ListParagraph"/>
            <w:numPr>
              <w:ilvl w:val="1"/>
              <w:numId w:val="4"/>
            </w:numPr>
            <w:ind w:left="1440" w:hanging="360"/>
          </w:pPr>
        </w:pPrChange>
      </w:pPr>
      <w:del w:id="558" w:author="David Klan" w:date="2026-01-07T10:48:00Z" w16du:dateUtc="2026-01-07T01:48:00Z">
        <w:r w:rsidDel="00713338">
          <w:rPr>
            <w:rFonts w:hint="eastAsia"/>
          </w:rPr>
          <w:delText xml:space="preserve">Idea: get some nicer boxes </w:delText>
        </w:r>
        <w:r w:rsidR="00733289" w:rsidDel="00713338">
          <w:rPr>
            <w:rFonts w:hint="eastAsia"/>
          </w:rPr>
          <w:delText>for the keyboards</w:delText>
        </w:r>
        <w:r w:rsidR="007C15BD" w:rsidDel="00713338">
          <w:rPr>
            <w:rFonts w:hint="eastAsia"/>
          </w:rPr>
          <w:delText xml:space="preserve"> to allow users</w:delText>
        </w:r>
      </w:del>
    </w:p>
    <w:p w14:paraId="4178F045" w14:textId="56DA7676" w:rsidR="007C15BD" w:rsidDel="00713338" w:rsidRDefault="00A45975">
      <w:pPr>
        <w:ind w:left="360"/>
        <w:rPr>
          <w:del w:id="559" w:author="David Klan" w:date="2026-01-07T10:48:00Z" w16du:dateUtc="2026-01-07T01:48:00Z"/>
        </w:rPr>
        <w:pPrChange w:id="560" w:author="David Klan" w:date="2026-01-06T16:12:00Z" w16du:dateUtc="2026-01-06T07:12:00Z">
          <w:pPr>
            <w:pStyle w:val="ListParagraph"/>
            <w:numPr>
              <w:numId w:val="4"/>
            </w:numPr>
            <w:ind w:hanging="360"/>
          </w:pPr>
        </w:pPrChange>
      </w:pPr>
      <w:del w:id="561" w:author="David Klan" w:date="2026-01-07T10:48:00Z" w16du:dateUtc="2026-01-07T01:48:00Z">
        <w:r w:rsidDel="00713338">
          <w:rPr>
            <w:rFonts w:hint="eastAsia"/>
          </w:rPr>
          <w:delText>Charging points</w:delText>
        </w:r>
      </w:del>
    </w:p>
    <w:p w14:paraId="4A0E0D6D" w14:textId="3A2AFCFB" w:rsidR="00A45975" w:rsidDel="00713338" w:rsidRDefault="00A45975">
      <w:pPr>
        <w:ind w:left="1080"/>
        <w:rPr>
          <w:del w:id="562" w:author="David Klan" w:date="2026-01-07T10:48:00Z" w16du:dateUtc="2026-01-07T01:48:00Z"/>
        </w:rPr>
        <w:pPrChange w:id="563" w:author="David Klan" w:date="2026-01-06T16:12:00Z" w16du:dateUtc="2026-01-06T07:12:00Z">
          <w:pPr>
            <w:pStyle w:val="ListParagraph"/>
            <w:numPr>
              <w:ilvl w:val="1"/>
              <w:numId w:val="4"/>
            </w:numPr>
            <w:ind w:left="1440" w:hanging="360"/>
          </w:pPr>
        </w:pPrChange>
      </w:pPr>
      <w:del w:id="564" w:author="David Klan" w:date="2026-01-07T10:48:00Z" w16du:dateUtc="2026-01-07T01:48:00Z">
        <w:r w:rsidDel="00713338">
          <w:rPr>
            <w:rFonts w:hint="eastAsia"/>
          </w:rPr>
          <w:delText>Idea: use the excess USB Type C charges</w:delText>
        </w:r>
        <w:r w:rsidR="008C4548" w:rsidDel="00713338">
          <w:rPr>
            <w:rFonts w:hint="eastAsia"/>
          </w:rPr>
          <w:delText xml:space="preserve"> to provide more charging points</w:delText>
        </w:r>
      </w:del>
    </w:p>
    <w:p w14:paraId="0249C12B" w14:textId="68EB8476" w:rsidR="008C4548" w:rsidDel="00713338" w:rsidRDefault="008C4548">
      <w:pPr>
        <w:ind w:left="1080"/>
        <w:rPr>
          <w:del w:id="565" w:author="David Klan" w:date="2026-01-07T10:48:00Z" w16du:dateUtc="2026-01-07T01:48:00Z"/>
        </w:rPr>
        <w:pPrChange w:id="566" w:author="David Klan" w:date="2026-01-06T16:12:00Z" w16du:dateUtc="2026-01-06T07:12:00Z">
          <w:pPr>
            <w:pStyle w:val="ListParagraph"/>
            <w:numPr>
              <w:ilvl w:val="1"/>
              <w:numId w:val="4"/>
            </w:numPr>
            <w:ind w:left="1440" w:hanging="360"/>
          </w:pPr>
        </w:pPrChange>
      </w:pPr>
      <w:del w:id="567" w:author="David Klan" w:date="2026-01-07T10:48:00Z" w16du:dateUtc="2026-01-07T01:48:00Z">
        <w:r w:rsidDel="00713338">
          <w:rPr>
            <w:rFonts w:hint="eastAsia"/>
          </w:rPr>
          <w:delText>Replace docking stations used as charging points</w:delText>
        </w:r>
        <w:r w:rsidR="00D51B74" w:rsidDel="00713338">
          <w:rPr>
            <w:rFonts w:hint="eastAsia"/>
          </w:rPr>
          <w:delText>.</w:delText>
        </w:r>
      </w:del>
    </w:p>
    <w:p w14:paraId="01C55465" w14:textId="4D39FFE0" w:rsidR="00D82B15" w:rsidDel="00713338" w:rsidRDefault="00D51B74">
      <w:pPr>
        <w:ind w:left="1080"/>
        <w:rPr>
          <w:del w:id="568" w:author="David Klan" w:date="2026-01-07T10:48:00Z" w16du:dateUtc="2026-01-07T01:48:00Z"/>
        </w:rPr>
        <w:pPrChange w:id="569" w:author="David Klan" w:date="2026-01-06T16:12:00Z" w16du:dateUtc="2026-01-06T07:12:00Z">
          <w:pPr>
            <w:pStyle w:val="ListParagraph"/>
            <w:numPr>
              <w:ilvl w:val="1"/>
              <w:numId w:val="4"/>
            </w:numPr>
            <w:ind w:left="1440" w:hanging="360"/>
          </w:pPr>
        </w:pPrChange>
      </w:pPr>
      <w:del w:id="570" w:author="David Klan" w:date="2026-01-07T10:48:00Z" w16du:dateUtc="2026-01-07T01:48:00Z">
        <w:r w:rsidDel="00713338">
          <w:rPr>
            <w:rFonts w:hint="eastAsia"/>
          </w:rPr>
          <w:delText xml:space="preserve">If staff need a home charger </w:delText>
        </w:r>
        <w:r w:rsidDel="00713338">
          <w:delText>–</w:delText>
        </w:r>
        <w:r w:rsidDel="00713338">
          <w:rPr>
            <w:rFonts w:hint="eastAsia"/>
          </w:rPr>
          <w:delText xml:space="preserve"> provide </w:delText>
        </w:r>
        <w:r w:rsidR="003822EA" w:rsidDel="00713338">
          <w:rPr>
            <w:rFonts w:hint="eastAsia"/>
          </w:rPr>
          <w:delText>users an opportunity to</w:delText>
        </w:r>
        <w:r w:rsidR="00D82B15" w:rsidDel="00713338">
          <w:rPr>
            <w:rFonts w:hint="eastAsia"/>
          </w:rPr>
          <w:delText xml:space="preserve"> get a second charger</w:delText>
        </w:r>
      </w:del>
    </w:p>
    <w:p w14:paraId="06539C97" w14:textId="678D54D9" w:rsidR="002C304A" w:rsidDel="00713338" w:rsidRDefault="002C304A" w:rsidP="00747EED">
      <w:pPr>
        <w:pStyle w:val="Heading2"/>
        <w:rPr>
          <w:del w:id="571" w:author="David Klan" w:date="2026-01-07T10:48:00Z" w16du:dateUtc="2026-01-07T01:48:00Z"/>
        </w:rPr>
      </w:pPr>
      <w:bookmarkStart w:id="572" w:name="_Toc216538397"/>
      <w:del w:id="573" w:author="David Klan" w:date="2026-01-07T10:48:00Z" w16du:dateUtc="2026-01-07T01:48:00Z">
        <w:r w:rsidDel="00713338">
          <w:delText>M365</w:delText>
        </w:r>
        <w:r w:rsidR="004842AB" w:rsidDel="00713338">
          <w:rPr>
            <w:rFonts w:hint="eastAsia"/>
          </w:rPr>
          <w:delText xml:space="preserve"> </w:delText>
        </w:r>
        <w:r w:rsidR="007B3A40" w:rsidDel="00713338">
          <w:rPr>
            <w:rFonts w:hint="eastAsia"/>
          </w:rPr>
          <w:delText xml:space="preserve">MDM </w:delText>
        </w:r>
        <w:r w:rsidR="004842AB" w:rsidDel="00713338">
          <w:rPr>
            <w:rFonts w:hint="eastAsia"/>
          </w:rPr>
          <w:delText>Enhancement</w:delText>
        </w:r>
        <w:bookmarkEnd w:id="572"/>
      </w:del>
    </w:p>
    <w:p w14:paraId="0BA4EA34" w14:textId="108D4497" w:rsidR="00091DA0" w:rsidDel="00713338" w:rsidRDefault="00284CC2" w:rsidP="00CC689A">
      <w:pPr>
        <w:pStyle w:val="ListParagraph"/>
        <w:numPr>
          <w:ilvl w:val="0"/>
          <w:numId w:val="5"/>
        </w:numPr>
        <w:rPr>
          <w:del w:id="574" w:author="David Klan" w:date="2026-01-07T10:48:00Z" w16du:dateUtc="2026-01-07T01:48:00Z"/>
        </w:rPr>
      </w:pPr>
      <w:del w:id="575" w:author="David Klan" w:date="2026-01-07T10:48:00Z" w16du:dateUtc="2026-01-07T01:48:00Z">
        <w:r w:rsidDel="00713338">
          <w:rPr>
            <w:rFonts w:hint="eastAsia"/>
          </w:rPr>
          <w:delText xml:space="preserve">Objective: </w:delText>
        </w:r>
        <w:r w:rsidDel="00713338">
          <w:delText>adding corporate phone numbers to corporate iphones and ipads</w:delText>
        </w:r>
        <w:r w:rsidDel="00713338">
          <w:rPr>
            <w:rFonts w:hint="eastAsia"/>
          </w:rPr>
          <w:delText xml:space="preserve"> to allow users to distinguish between internal </w:delText>
        </w:r>
        <w:r w:rsidR="00091DA0" w:rsidDel="00713338">
          <w:rPr>
            <w:rFonts w:hint="eastAsia"/>
          </w:rPr>
          <w:delText>numbers and external numbers</w:delText>
        </w:r>
      </w:del>
    </w:p>
    <w:p w14:paraId="50AB067A" w14:textId="706E868A" w:rsidR="002C304A" w:rsidDel="00713338" w:rsidRDefault="00091DA0" w:rsidP="00CC689A">
      <w:pPr>
        <w:pStyle w:val="ListParagraph"/>
        <w:numPr>
          <w:ilvl w:val="0"/>
          <w:numId w:val="5"/>
        </w:numPr>
        <w:rPr>
          <w:del w:id="576" w:author="David Klan" w:date="2026-01-07T10:48:00Z" w16du:dateUtc="2026-01-07T01:48:00Z"/>
        </w:rPr>
      </w:pPr>
      <w:del w:id="577" w:author="David Klan" w:date="2026-01-07T10:48:00Z" w16du:dateUtc="2026-01-07T01:48:00Z">
        <w:r w:rsidDel="00713338">
          <w:rPr>
            <w:rFonts w:hint="eastAsia"/>
          </w:rPr>
          <w:delText xml:space="preserve">Benefit: allow better filtering of spam calls and also allow </w:delText>
        </w:r>
        <w:r w:rsidR="004842AB" w:rsidDel="00713338">
          <w:rPr>
            <w:rFonts w:hint="eastAsia"/>
          </w:rPr>
          <w:delText xml:space="preserve">staff to use </w:delText>
        </w:r>
        <w:r w:rsidR="004842AB" w:rsidDel="00713338">
          <w:delText>telephone</w:delText>
        </w:r>
        <w:r w:rsidR="004842AB" w:rsidDel="00713338">
          <w:rPr>
            <w:rFonts w:hint="eastAsia"/>
          </w:rPr>
          <w:delText xml:space="preserve"> numbers as a method of </w:delText>
        </w:r>
        <w:r w:rsidR="004842AB" w:rsidDel="00713338">
          <w:delText>communication</w:delText>
        </w:r>
        <w:r w:rsidR="004842AB" w:rsidDel="00713338">
          <w:rPr>
            <w:rFonts w:hint="eastAsia"/>
          </w:rPr>
          <w:delText xml:space="preserve"> between each other</w:delText>
        </w:r>
      </w:del>
    </w:p>
    <w:p w14:paraId="169E215A" w14:textId="44503AB3" w:rsidR="0015766E" w:rsidDel="00713338" w:rsidRDefault="001F4F3B" w:rsidP="0015766E">
      <w:pPr>
        <w:pStyle w:val="Heading2"/>
        <w:rPr>
          <w:del w:id="578" w:author="David Klan" w:date="2026-01-07T10:48:00Z" w16du:dateUtc="2026-01-07T01:48:00Z"/>
        </w:rPr>
      </w:pPr>
      <w:bookmarkStart w:id="579" w:name="_Toc216538398"/>
      <w:del w:id="580" w:author="David Klan" w:date="2026-01-07T10:48:00Z" w16du:dateUtc="2026-01-07T01:48:00Z">
        <w:r w:rsidDel="00713338">
          <w:rPr>
            <w:rFonts w:hint="eastAsia"/>
          </w:rPr>
          <w:delText>Lenovo MTR</w:delText>
        </w:r>
        <w:bookmarkEnd w:id="579"/>
      </w:del>
    </w:p>
    <w:p w14:paraId="1CED4930" w14:textId="6075065E" w:rsidR="0015766E" w:rsidDel="00713338" w:rsidRDefault="0015766E" w:rsidP="00083DFE">
      <w:pPr>
        <w:pStyle w:val="Heading3"/>
        <w:rPr>
          <w:del w:id="581" w:author="David Klan" w:date="2026-01-07T10:48:00Z" w16du:dateUtc="2026-01-07T01:48:00Z"/>
        </w:rPr>
      </w:pPr>
      <w:bookmarkStart w:id="582" w:name="_Toc216538399"/>
      <w:del w:id="583" w:author="David Klan" w:date="2026-01-07T10:48:00Z" w16du:dateUtc="2026-01-07T01:48:00Z">
        <w:r w:rsidDel="00713338">
          <w:rPr>
            <w:rFonts w:hint="eastAsia"/>
          </w:rPr>
          <w:delText>Fix Font</w:delText>
        </w:r>
        <w:bookmarkEnd w:id="582"/>
      </w:del>
    </w:p>
    <w:p w14:paraId="0C9D2769" w14:textId="12C4968C" w:rsidR="0015766E" w:rsidDel="00713338" w:rsidRDefault="000964FE" w:rsidP="00CC689A">
      <w:pPr>
        <w:pStyle w:val="ListParagraph"/>
        <w:numPr>
          <w:ilvl w:val="0"/>
          <w:numId w:val="16"/>
        </w:numPr>
        <w:rPr>
          <w:del w:id="584" w:author="David Klan" w:date="2026-01-07T10:48:00Z" w16du:dateUtc="2026-01-07T01:48:00Z"/>
        </w:rPr>
      </w:pPr>
      <w:del w:id="585" w:author="David Klan" w:date="2026-01-07T10:48:00Z" w16du:dateUtc="2026-01-07T01:48:00Z">
        <w:r w:rsidDel="00713338">
          <w:rPr>
            <w:rFonts w:hint="eastAsia"/>
          </w:rPr>
          <w:delText>Objective: Align MTR to font size on screens</w:delText>
        </w:r>
      </w:del>
    </w:p>
    <w:p w14:paraId="299E2501" w14:textId="566B149C" w:rsidR="000964FE" w:rsidRPr="0015766E" w:rsidDel="00713338" w:rsidRDefault="000964FE" w:rsidP="00CC689A">
      <w:pPr>
        <w:pStyle w:val="ListParagraph"/>
        <w:numPr>
          <w:ilvl w:val="0"/>
          <w:numId w:val="16"/>
        </w:numPr>
        <w:rPr>
          <w:del w:id="586" w:author="David Klan" w:date="2026-01-07T10:48:00Z" w16du:dateUtc="2026-01-07T01:48:00Z"/>
        </w:rPr>
      </w:pPr>
      <w:del w:id="587" w:author="David Klan" w:date="2026-01-07T10:48:00Z" w16du:dateUtc="2026-01-07T01:48:00Z">
        <w:r w:rsidDel="00713338">
          <w:rPr>
            <w:rFonts w:hint="eastAsia"/>
          </w:rPr>
          <w:delText xml:space="preserve">Benefit: </w:delText>
        </w:r>
        <w:r w:rsidR="00083DFE" w:rsidDel="00713338">
          <w:rPr>
            <w:rFonts w:hint="eastAsia"/>
          </w:rPr>
          <w:delText>Fix an irritant</w:delText>
        </w:r>
      </w:del>
    </w:p>
    <w:p w14:paraId="126380D0" w14:textId="37A4BD18" w:rsidR="0015766E" w:rsidRPr="0015766E" w:rsidDel="00713338" w:rsidRDefault="0015766E" w:rsidP="0015766E">
      <w:pPr>
        <w:pStyle w:val="Heading3"/>
        <w:rPr>
          <w:del w:id="588" w:author="David Klan" w:date="2026-01-07T10:48:00Z" w16du:dateUtc="2026-01-07T01:48:00Z"/>
        </w:rPr>
      </w:pPr>
      <w:bookmarkStart w:id="589" w:name="_Toc216538400"/>
      <w:del w:id="590" w:author="David Klan" w:date="2026-01-07T10:48:00Z" w16du:dateUtc="2026-01-07T01:48:00Z">
        <w:r w:rsidDel="00713338">
          <w:rPr>
            <w:rFonts w:hint="eastAsia"/>
          </w:rPr>
          <w:delText>Fix Latency</w:delText>
        </w:r>
        <w:bookmarkEnd w:id="589"/>
      </w:del>
    </w:p>
    <w:p w14:paraId="7CEC6613" w14:textId="680B70CC" w:rsidR="00DE6E3C" w:rsidDel="00713338" w:rsidRDefault="00DE6E3C" w:rsidP="00CC689A">
      <w:pPr>
        <w:pStyle w:val="ListParagraph"/>
        <w:numPr>
          <w:ilvl w:val="0"/>
          <w:numId w:val="5"/>
        </w:numPr>
        <w:rPr>
          <w:del w:id="591" w:author="David Klan" w:date="2026-01-07T10:48:00Z" w16du:dateUtc="2026-01-07T01:48:00Z"/>
        </w:rPr>
      </w:pPr>
      <w:del w:id="592" w:author="David Klan" w:date="2026-01-07T10:48:00Z" w16du:dateUtc="2026-01-07T01:48:00Z">
        <w:r w:rsidDel="00713338">
          <w:rPr>
            <w:rFonts w:hint="eastAsia"/>
          </w:rPr>
          <w:delText>Objective: G</w:delText>
        </w:r>
        <w:r w:rsidDel="00713338">
          <w:delText>e</w:delText>
        </w:r>
        <w:r w:rsidDel="00713338">
          <w:rPr>
            <w:rFonts w:hint="eastAsia"/>
          </w:rPr>
          <w:delText>t rid of the weird latency seen on Lenovo MTR</w:delText>
        </w:r>
        <w:r w:rsidR="00121881" w:rsidDel="00713338">
          <w:rPr>
            <w:rFonts w:hint="eastAsia"/>
          </w:rPr>
          <w:delText xml:space="preserve"> when accessing MS teams calls </w:delText>
        </w:r>
        <w:r w:rsidR="00121881" w:rsidDel="00713338">
          <w:delText>(0.5 to 1 sec latency)</w:delText>
        </w:r>
      </w:del>
    </w:p>
    <w:p w14:paraId="602A9AAA" w14:textId="20D4304F" w:rsidR="00DE6E3C" w:rsidDel="00713338" w:rsidRDefault="00121881" w:rsidP="00CC689A">
      <w:pPr>
        <w:pStyle w:val="ListParagraph"/>
        <w:numPr>
          <w:ilvl w:val="0"/>
          <w:numId w:val="5"/>
        </w:numPr>
        <w:rPr>
          <w:del w:id="593" w:author="David Klan" w:date="2026-01-07T10:48:00Z" w16du:dateUtc="2026-01-07T01:48:00Z"/>
        </w:rPr>
      </w:pPr>
      <w:del w:id="594" w:author="David Klan" w:date="2026-01-07T10:48:00Z" w16du:dateUtc="2026-01-07T01:48:00Z">
        <w:r w:rsidDel="00713338">
          <w:rPr>
            <w:rFonts w:hint="eastAsia"/>
          </w:rPr>
          <w:delText>Benefit: improve ease of use of with Lenovo MTR</w:delText>
        </w:r>
      </w:del>
    </w:p>
    <w:p w14:paraId="2D7B0A82" w14:textId="52008C01" w:rsidR="001F4F3B" w:rsidDel="00713338" w:rsidRDefault="001F4F3B" w:rsidP="002F5E6C">
      <w:pPr>
        <w:pStyle w:val="Heading2"/>
        <w:rPr>
          <w:del w:id="595" w:author="David Klan" w:date="2026-01-07T10:48:00Z" w16du:dateUtc="2026-01-07T01:48:00Z"/>
        </w:rPr>
      </w:pPr>
      <w:bookmarkStart w:id="596" w:name="_Toc216538401"/>
      <w:del w:id="597" w:author="David Klan" w:date="2026-01-07T10:48:00Z" w16du:dateUtc="2026-01-07T01:48:00Z">
        <w:r w:rsidDel="00713338">
          <w:rPr>
            <w:rFonts w:hint="eastAsia"/>
          </w:rPr>
          <w:delText>Windows Device Optimization</w:delText>
        </w:r>
        <w:bookmarkEnd w:id="596"/>
      </w:del>
    </w:p>
    <w:p w14:paraId="1B48D9B1" w14:textId="1ACB463D" w:rsidR="0099290F" w:rsidDel="00713338" w:rsidRDefault="0099290F" w:rsidP="00CC689A">
      <w:pPr>
        <w:pStyle w:val="ListParagraph"/>
        <w:numPr>
          <w:ilvl w:val="0"/>
          <w:numId w:val="5"/>
        </w:numPr>
        <w:rPr>
          <w:del w:id="598" w:author="David Klan" w:date="2026-01-07T10:48:00Z" w16du:dateUtc="2026-01-07T01:48:00Z"/>
        </w:rPr>
      </w:pPr>
      <w:del w:id="599" w:author="David Klan" w:date="2026-01-07T10:48:00Z" w16du:dateUtc="2026-01-07T01:48:00Z">
        <w:r w:rsidDel="00713338">
          <w:rPr>
            <w:rFonts w:hint="eastAsia"/>
          </w:rPr>
          <w:delText>Objective: Improve battery life and plugged in performance of laptops</w:delText>
        </w:r>
      </w:del>
    </w:p>
    <w:p w14:paraId="354331BF" w14:textId="0696CC45" w:rsidR="00101245" w:rsidDel="00713338" w:rsidRDefault="00101245" w:rsidP="00CC689A">
      <w:pPr>
        <w:pStyle w:val="ListParagraph"/>
        <w:numPr>
          <w:ilvl w:val="0"/>
          <w:numId w:val="5"/>
        </w:numPr>
        <w:rPr>
          <w:del w:id="600" w:author="David Klan" w:date="2026-01-07T10:48:00Z" w16du:dateUtc="2026-01-07T01:48:00Z"/>
        </w:rPr>
      </w:pPr>
      <w:del w:id="601" w:author="David Klan" w:date="2026-01-07T10:48:00Z" w16du:dateUtc="2026-01-07T01:48:00Z">
        <w:r w:rsidDel="00713338">
          <w:rPr>
            <w:rFonts w:hint="eastAsia"/>
          </w:rPr>
          <w:delText>Hypothesis: Each team has deployed tools in a silo and only default or obsolete configurations are in place</w:delText>
        </w:r>
      </w:del>
    </w:p>
    <w:p w14:paraId="4B5ABCCC" w14:textId="7B6D6863" w:rsidR="00101245" w:rsidDel="00713338" w:rsidRDefault="00101245" w:rsidP="00CC689A">
      <w:pPr>
        <w:pStyle w:val="ListParagraph"/>
        <w:numPr>
          <w:ilvl w:val="0"/>
          <w:numId w:val="5"/>
        </w:numPr>
        <w:rPr>
          <w:del w:id="602" w:author="David Klan" w:date="2026-01-07T10:48:00Z" w16du:dateUtc="2026-01-07T01:48:00Z"/>
        </w:rPr>
      </w:pPr>
      <w:del w:id="603" w:author="David Klan" w:date="2026-01-07T10:48:00Z" w16du:dateUtc="2026-01-07T01:48:00Z">
        <w:r w:rsidDel="00713338">
          <w:rPr>
            <w:rFonts w:hint="eastAsia"/>
          </w:rPr>
          <w:delText>Approach</w:delText>
        </w:r>
        <w:r w:rsidR="00284CC2" w:rsidDel="00713338">
          <w:rPr>
            <w:rFonts w:hint="eastAsia"/>
          </w:rPr>
          <w:delText>:</w:delText>
        </w:r>
      </w:del>
    </w:p>
    <w:p w14:paraId="51A4384A" w14:textId="01BDC752" w:rsidR="00101245" w:rsidDel="00713338" w:rsidRDefault="004F1AF5" w:rsidP="00CC689A">
      <w:pPr>
        <w:pStyle w:val="ListParagraph"/>
        <w:numPr>
          <w:ilvl w:val="1"/>
          <w:numId w:val="5"/>
        </w:numPr>
        <w:rPr>
          <w:del w:id="604" w:author="David Klan" w:date="2026-01-07T10:48:00Z" w16du:dateUtc="2026-01-07T01:48:00Z"/>
        </w:rPr>
      </w:pPr>
      <w:del w:id="605" w:author="David Klan" w:date="2026-01-07T10:48:00Z" w16du:dateUtc="2026-01-07T01:48:00Z">
        <w:r w:rsidDel="00713338">
          <w:rPr>
            <w:rFonts w:hint="eastAsia"/>
          </w:rPr>
          <w:delText xml:space="preserve">Review running </w:delText>
        </w:r>
        <w:r w:rsidR="00AA7061" w:rsidDel="00713338">
          <w:rPr>
            <w:rFonts w:hint="eastAsia"/>
          </w:rPr>
          <w:delText xml:space="preserve">processes </w:delText>
        </w:r>
        <w:r w:rsidR="00101245" w:rsidDel="00713338">
          <w:rPr>
            <w:rFonts w:hint="eastAsia"/>
          </w:rPr>
          <w:delText>to identify battery intensive operations</w:delText>
        </w:r>
      </w:del>
    </w:p>
    <w:p w14:paraId="576F883E" w14:textId="214DAF75" w:rsidR="00101245" w:rsidDel="00713338" w:rsidRDefault="00101245" w:rsidP="00CC689A">
      <w:pPr>
        <w:pStyle w:val="ListParagraph"/>
        <w:numPr>
          <w:ilvl w:val="1"/>
          <w:numId w:val="5"/>
        </w:numPr>
        <w:rPr>
          <w:del w:id="606" w:author="David Klan" w:date="2026-01-07T10:48:00Z" w16du:dateUtc="2026-01-07T01:48:00Z"/>
        </w:rPr>
      </w:pPr>
      <w:del w:id="607" w:author="David Klan" w:date="2026-01-07T10:48:00Z" w16du:dateUtc="2026-01-07T01:48:00Z">
        <w:r w:rsidDel="00713338">
          <w:rPr>
            <w:rFonts w:hint="eastAsia"/>
          </w:rPr>
          <w:delText>W</w:delText>
        </w:r>
        <w:r w:rsidR="00AA7061" w:rsidDel="00713338">
          <w:rPr>
            <w:rFonts w:hint="eastAsia"/>
          </w:rPr>
          <w:delText xml:space="preserve">ork with Asia team </w:delText>
        </w:r>
        <w:r w:rsidR="00987525" w:rsidDel="00713338">
          <w:rPr>
            <w:rFonts w:hint="eastAsia"/>
          </w:rPr>
          <w:delText xml:space="preserve">and tool owner to optimize the processes </w:delText>
        </w:r>
      </w:del>
    </w:p>
    <w:p w14:paraId="611A93E0" w14:textId="4D83F1B6" w:rsidR="00262653" w:rsidDel="00713338" w:rsidRDefault="00DB4B1D" w:rsidP="005C6CBC">
      <w:pPr>
        <w:pStyle w:val="Heading2"/>
        <w:rPr>
          <w:del w:id="608" w:author="David Klan" w:date="2026-01-07T10:48:00Z" w16du:dateUtc="2026-01-07T01:48:00Z"/>
        </w:rPr>
      </w:pPr>
      <w:bookmarkStart w:id="609" w:name="_Toc216538402"/>
      <w:del w:id="610" w:author="David Klan" w:date="2026-01-07T10:48:00Z" w16du:dateUtc="2026-01-07T01:48:00Z">
        <w:r w:rsidDel="00713338">
          <w:rPr>
            <w:rFonts w:hint="eastAsia"/>
          </w:rPr>
          <w:delText xml:space="preserve">PA Agent - </w:delText>
        </w:r>
        <w:r w:rsidR="00262653" w:rsidDel="00713338">
          <w:rPr>
            <w:rFonts w:hint="eastAsia"/>
          </w:rPr>
          <w:delText>SNOW</w:delText>
        </w:r>
        <w:bookmarkEnd w:id="609"/>
        <w:r w:rsidR="00262653" w:rsidDel="00713338">
          <w:rPr>
            <w:rFonts w:hint="eastAsia"/>
          </w:rPr>
          <w:delText xml:space="preserve"> </w:delText>
        </w:r>
      </w:del>
    </w:p>
    <w:p w14:paraId="4EAABA2F" w14:textId="48A4EAB8" w:rsidR="005C6CBC" w:rsidRPr="005C6CBC" w:rsidDel="00713338" w:rsidRDefault="005C6CBC" w:rsidP="00CC689A">
      <w:pPr>
        <w:pStyle w:val="ListParagraph"/>
        <w:numPr>
          <w:ilvl w:val="0"/>
          <w:numId w:val="8"/>
        </w:numPr>
        <w:rPr>
          <w:del w:id="611" w:author="David Klan" w:date="2026-01-07T10:48:00Z" w16du:dateUtc="2026-01-07T01:48:00Z"/>
        </w:rPr>
      </w:pPr>
      <w:del w:id="612" w:author="David Klan" w:date="2026-01-07T10:48:00Z" w16du:dateUtc="2026-01-07T01:48:00Z">
        <w:r w:rsidDel="00713338">
          <w:rPr>
            <w:rFonts w:hint="eastAsia"/>
          </w:rPr>
          <w:delText>Idea: Onboard PA A</w:delText>
        </w:r>
        <w:r w:rsidDel="00713338">
          <w:delText>g</w:delText>
        </w:r>
        <w:r w:rsidDel="00713338">
          <w:rPr>
            <w:rFonts w:hint="eastAsia"/>
          </w:rPr>
          <w:delText>ent &amp; Manulife.co.jp to ServiceN</w:delText>
        </w:r>
        <w:r w:rsidDel="00713338">
          <w:delText>o</w:delText>
        </w:r>
        <w:r w:rsidDel="00713338">
          <w:rPr>
            <w:rFonts w:hint="eastAsia"/>
          </w:rPr>
          <w:delText>w</w:delText>
        </w:r>
      </w:del>
    </w:p>
    <w:p w14:paraId="6E1715DA" w14:textId="0888C81E" w:rsidR="005C6CBC" w:rsidDel="00713338" w:rsidRDefault="005C6CBC" w:rsidP="005C6CBC">
      <w:pPr>
        <w:pStyle w:val="Heading2"/>
        <w:rPr>
          <w:del w:id="613" w:author="David Klan" w:date="2026-01-07T10:48:00Z" w16du:dateUtc="2026-01-07T01:48:00Z"/>
        </w:rPr>
      </w:pPr>
      <w:bookmarkStart w:id="614" w:name="_Toc216538403"/>
      <w:del w:id="615" w:author="David Klan" w:date="2026-01-07T10:48:00Z" w16du:dateUtc="2026-01-07T01:48:00Z">
        <w:r w:rsidDel="00713338">
          <w:rPr>
            <w:rFonts w:hint="eastAsia"/>
          </w:rPr>
          <w:delText xml:space="preserve">PA Agent </w:delText>
        </w:r>
        <w:r w:rsidR="00DB4B1D" w:rsidDel="00713338">
          <w:rPr>
            <w:rFonts w:hint="eastAsia"/>
          </w:rPr>
          <w:delText xml:space="preserve">- </w:delText>
        </w:r>
        <w:r w:rsidDel="00713338">
          <w:rPr>
            <w:rFonts w:hint="eastAsia"/>
          </w:rPr>
          <w:delText>M365</w:delText>
        </w:r>
        <w:r w:rsidR="00DB4B1D" w:rsidDel="00713338">
          <w:rPr>
            <w:rFonts w:hint="eastAsia"/>
          </w:rPr>
          <w:delText xml:space="preserve"> Improvement</w:delText>
        </w:r>
        <w:bookmarkEnd w:id="614"/>
      </w:del>
    </w:p>
    <w:p w14:paraId="06AE32ED" w14:textId="63CDD250" w:rsidR="005C6CBC" w:rsidDel="00713338" w:rsidRDefault="005C6CBC" w:rsidP="00CC689A">
      <w:pPr>
        <w:pStyle w:val="ListParagraph"/>
        <w:numPr>
          <w:ilvl w:val="0"/>
          <w:numId w:val="7"/>
        </w:numPr>
        <w:rPr>
          <w:del w:id="616" w:author="David Klan" w:date="2026-01-07T10:48:00Z" w16du:dateUtc="2026-01-07T01:48:00Z"/>
        </w:rPr>
      </w:pPr>
      <w:del w:id="617" w:author="David Klan" w:date="2026-01-07T10:48:00Z" w16du:dateUtc="2026-01-07T01:48:00Z">
        <w:r w:rsidDel="00713338">
          <w:rPr>
            <w:rFonts w:hint="eastAsia"/>
          </w:rPr>
          <w:delText>Improve security for PA Agents</w:delText>
        </w:r>
      </w:del>
    </w:p>
    <w:p w14:paraId="63E462C5" w14:textId="126A20CB" w:rsidR="005C6CBC" w:rsidRPr="004717AF" w:rsidDel="00713338" w:rsidRDefault="005C6CBC" w:rsidP="00CC689A">
      <w:pPr>
        <w:pStyle w:val="ListParagraph"/>
        <w:numPr>
          <w:ilvl w:val="1"/>
          <w:numId w:val="7"/>
        </w:numPr>
        <w:rPr>
          <w:del w:id="618" w:author="David Klan" w:date="2026-01-07T10:48:00Z" w16du:dateUtc="2026-01-07T01:48:00Z"/>
        </w:rPr>
      </w:pPr>
      <w:del w:id="619" w:author="David Klan" w:date="2026-01-07T10:48:00Z" w16du:dateUtc="2026-01-07T01:48:00Z">
        <w:r w:rsidDel="00713338">
          <w:rPr>
            <w:rFonts w:hint="eastAsia"/>
          </w:rPr>
          <w:delText xml:space="preserve">Deployment of DLP, </w:delText>
        </w:r>
        <w:r w:rsidRPr="004717AF" w:rsidDel="00713338">
          <w:rPr>
            <w:lang w:val="en-US"/>
          </w:rPr>
          <w:delText>Corporate Passphrase &amp; Breach Detection</w:delText>
        </w:r>
      </w:del>
    </w:p>
    <w:p w14:paraId="4BAE1401" w14:textId="12633BD1" w:rsidR="005C6CBC" w:rsidRPr="00075415" w:rsidDel="00713338" w:rsidRDefault="005C6CBC" w:rsidP="00CC689A">
      <w:pPr>
        <w:pStyle w:val="ListParagraph"/>
        <w:numPr>
          <w:ilvl w:val="0"/>
          <w:numId w:val="7"/>
        </w:numPr>
        <w:rPr>
          <w:del w:id="620" w:author="David Klan" w:date="2026-01-07T10:48:00Z" w16du:dateUtc="2026-01-07T01:48:00Z"/>
        </w:rPr>
      </w:pPr>
      <w:del w:id="621" w:author="David Klan" w:date="2026-01-07T10:48:00Z" w16du:dateUtc="2026-01-07T01:48:00Z">
        <w:r w:rsidDel="00713338">
          <w:rPr>
            <w:rFonts w:hint="eastAsia"/>
            <w:lang w:val="en-US"/>
          </w:rPr>
          <w:delText>Federate manulife.co.jp and mfcgd.com to allow mfcgd.com ID to be used in manulife.co.jp</w:delText>
        </w:r>
      </w:del>
    </w:p>
    <w:p w14:paraId="5E4EECC8" w14:textId="6AF3F1CC" w:rsidR="00075415" w:rsidDel="00713338" w:rsidRDefault="00231BF8" w:rsidP="00DD0952">
      <w:pPr>
        <w:pStyle w:val="Heading2"/>
        <w:rPr>
          <w:del w:id="622" w:author="David Klan" w:date="2026-01-07T10:48:00Z" w16du:dateUtc="2026-01-07T01:48:00Z"/>
        </w:rPr>
      </w:pPr>
      <w:bookmarkStart w:id="623" w:name="_Toc216538404"/>
      <w:del w:id="624" w:author="David Klan" w:date="2026-01-07T10:48:00Z" w16du:dateUtc="2026-01-07T01:48:00Z">
        <w:r w:rsidDel="00713338">
          <w:rPr>
            <w:rFonts w:hint="eastAsia"/>
          </w:rPr>
          <w:delText xml:space="preserve">Information </w:delText>
        </w:r>
        <w:r w:rsidR="00DD0952" w:rsidDel="00713338">
          <w:rPr>
            <w:rFonts w:hint="eastAsia"/>
          </w:rPr>
          <w:delText>Management</w:delText>
        </w:r>
        <w:bookmarkEnd w:id="623"/>
      </w:del>
    </w:p>
    <w:p w14:paraId="13103A41" w14:textId="70B4825F" w:rsidR="00DD0952" w:rsidDel="00713338" w:rsidRDefault="007D0653" w:rsidP="00CC689A">
      <w:pPr>
        <w:pStyle w:val="ListParagraph"/>
        <w:numPr>
          <w:ilvl w:val="0"/>
          <w:numId w:val="10"/>
        </w:numPr>
        <w:rPr>
          <w:del w:id="625" w:author="David Klan" w:date="2026-01-07T10:48:00Z" w16du:dateUtc="2026-01-07T01:48:00Z"/>
        </w:rPr>
      </w:pPr>
      <w:del w:id="626" w:author="David Klan" w:date="2026-01-07T10:48:00Z" w16du:dateUtc="2026-01-07T01:48:00Z">
        <w:r w:rsidDel="00713338">
          <w:rPr>
            <w:rFonts w:hint="eastAsia"/>
          </w:rPr>
          <w:delText xml:space="preserve">Objective: </w:delText>
        </w:r>
        <w:r w:rsidR="00DD0952" w:rsidDel="00713338">
          <w:rPr>
            <w:rFonts w:hint="eastAsia"/>
          </w:rPr>
          <w:delText>Implement</w:delText>
        </w:r>
        <w:r w:rsidDel="00713338">
          <w:rPr>
            <w:rFonts w:hint="eastAsia"/>
          </w:rPr>
          <w:delText xml:space="preserve"> </w:delText>
        </w:r>
        <w:r w:rsidR="00A454F6" w:rsidDel="00713338">
          <w:rPr>
            <w:rFonts w:hint="eastAsia"/>
          </w:rPr>
          <w:delText>informational consistency check</w:delText>
        </w:r>
      </w:del>
    </w:p>
    <w:p w14:paraId="54557E21" w14:textId="779CE554" w:rsidR="00DD0952" w:rsidDel="00713338" w:rsidRDefault="00DD0952" w:rsidP="00CC689A">
      <w:pPr>
        <w:pStyle w:val="ListParagraph"/>
        <w:numPr>
          <w:ilvl w:val="0"/>
          <w:numId w:val="9"/>
        </w:numPr>
        <w:rPr>
          <w:del w:id="627" w:author="David Klan" w:date="2026-01-07T10:48:00Z" w16du:dateUtc="2026-01-07T01:48:00Z"/>
        </w:rPr>
      </w:pPr>
      <w:del w:id="628" w:author="David Klan" w:date="2026-01-07T10:48:00Z" w16du:dateUtc="2026-01-07T01:48:00Z">
        <w:r w:rsidDel="00713338">
          <w:delText xml:space="preserve">System of record </w:delText>
        </w:r>
        <w:r w:rsidR="00997CC6" w:rsidDel="00713338">
          <w:rPr>
            <w:rFonts w:hint="eastAsia"/>
          </w:rPr>
          <w:delText xml:space="preserve">is identified and replicated to </w:delText>
        </w:r>
        <w:r w:rsidR="007E0005" w:rsidDel="00713338">
          <w:rPr>
            <w:rFonts w:hint="eastAsia"/>
          </w:rPr>
          <w:delText>SNOW</w:delText>
        </w:r>
      </w:del>
    </w:p>
    <w:p w14:paraId="6AD849D1" w14:textId="6EC2B743" w:rsidR="007E0005" w:rsidDel="00713338" w:rsidRDefault="007E0005" w:rsidP="00CC689A">
      <w:pPr>
        <w:pStyle w:val="ListParagraph"/>
        <w:numPr>
          <w:ilvl w:val="1"/>
          <w:numId w:val="9"/>
        </w:numPr>
        <w:rPr>
          <w:del w:id="629" w:author="David Klan" w:date="2026-01-07T10:48:00Z" w16du:dateUtc="2026-01-07T01:48:00Z"/>
        </w:rPr>
      </w:pPr>
      <w:del w:id="630" w:author="David Klan" w:date="2026-01-07T10:48:00Z" w16du:dateUtc="2026-01-07T01:48:00Z">
        <w:r w:rsidDel="00713338">
          <w:rPr>
            <w:rFonts w:hint="eastAsia"/>
          </w:rPr>
          <w:delText xml:space="preserve">Check </w:delText>
        </w:r>
        <w:r w:rsidR="00997CC6" w:rsidDel="00713338">
          <w:delText xml:space="preserve">System of record </w:delText>
        </w:r>
        <w:r w:rsidR="00DD0952" w:rsidDel="00713338">
          <w:delText>Is correct</w:delText>
        </w:r>
      </w:del>
    </w:p>
    <w:p w14:paraId="6B86A836" w14:textId="4A8AF4AC" w:rsidR="00DD0952" w:rsidDel="00713338" w:rsidRDefault="007E0005" w:rsidP="00CC689A">
      <w:pPr>
        <w:pStyle w:val="ListParagraph"/>
        <w:numPr>
          <w:ilvl w:val="1"/>
          <w:numId w:val="9"/>
        </w:numPr>
        <w:rPr>
          <w:del w:id="631" w:author="David Klan" w:date="2026-01-07T10:48:00Z" w16du:dateUtc="2026-01-07T01:48:00Z"/>
        </w:rPr>
      </w:pPr>
      <w:del w:id="632" w:author="David Klan" w:date="2026-01-07T10:48:00Z" w16du:dateUtc="2026-01-07T01:48:00Z">
        <w:r w:rsidDel="00713338">
          <w:rPr>
            <w:rFonts w:hint="eastAsia"/>
          </w:rPr>
          <w:delText xml:space="preserve">Check system </w:delText>
        </w:r>
        <w:r w:rsidR="00A07946" w:rsidDel="00713338">
          <w:rPr>
            <w:rFonts w:hint="eastAsia"/>
          </w:rPr>
          <w:delText xml:space="preserve">of record </w:delText>
        </w:r>
        <w:r w:rsidR="00DD0952" w:rsidDel="00713338">
          <w:delText>Is consistent with other sources</w:delText>
        </w:r>
      </w:del>
    </w:p>
    <w:p w14:paraId="27F0163B" w14:textId="3B4D9185" w:rsidR="00DD0952" w:rsidDel="00713338" w:rsidRDefault="00A07946" w:rsidP="00CC689A">
      <w:pPr>
        <w:pStyle w:val="ListParagraph"/>
        <w:numPr>
          <w:ilvl w:val="1"/>
          <w:numId w:val="9"/>
        </w:numPr>
        <w:rPr>
          <w:del w:id="633" w:author="David Klan" w:date="2026-01-07T10:48:00Z" w16du:dateUtc="2026-01-07T01:48:00Z"/>
        </w:rPr>
      </w:pPr>
      <w:del w:id="634" w:author="David Klan" w:date="2026-01-07T10:48:00Z" w16du:dateUtc="2026-01-07T01:48:00Z">
        <w:r w:rsidDel="00713338">
          <w:rPr>
            <w:rFonts w:hint="eastAsia"/>
          </w:rPr>
          <w:delText>Check system of record and SNOW i</w:delText>
        </w:r>
        <w:r w:rsidR="00DD0952" w:rsidDel="00713338">
          <w:delText>s checked regularly</w:delText>
        </w:r>
      </w:del>
    </w:p>
    <w:p w14:paraId="70753CD6" w14:textId="59FF3D35" w:rsidR="007350AE" w:rsidDel="00713338" w:rsidRDefault="007350AE" w:rsidP="00CC689A">
      <w:pPr>
        <w:pStyle w:val="ListParagraph"/>
        <w:numPr>
          <w:ilvl w:val="1"/>
          <w:numId w:val="9"/>
        </w:numPr>
        <w:rPr>
          <w:del w:id="635" w:author="David Klan" w:date="2026-01-07T10:48:00Z" w16du:dateUtc="2026-01-07T01:48:00Z"/>
        </w:rPr>
      </w:pPr>
      <w:del w:id="636" w:author="David Klan" w:date="2026-01-07T10:48:00Z" w16du:dateUtc="2026-01-07T01:48:00Z">
        <w:r w:rsidDel="00713338">
          <w:rPr>
            <w:rFonts w:hint="eastAsia"/>
          </w:rPr>
          <w:delText xml:space="preserve">This should include: Multifunctional printers, iphones, ipads, and </w:delText>
        </w:r>
        <w:r w:rsidR="002D2751" w:rsidDel="00713338">
          <w:rPr>
            <w:rFonts w:hint="eastAsia"/>
          </w:rPr>
          <w:delText xml:space="preserve">laptops and other </w:delText>
        </w:r>
        <w:r w:rsidR="002D2751" w:rsidDel="00713338">
          <w:delText>significant</w:delText>
        </w:r>
        <w:r w:rsidR="002D2751" w:rsidDel="00713338">
          <w:rPr>
            <w:rFonts w:hint="eastAsia"/>
          </w:rPr>
          <w:delText xml:space="preserve"> devices</w:delText>
        </w:r>
      </w:del>
    </w:p>
    <w:p w14:paraId="2BE82512" w14:textId="5B1FBDBA" w:rsidR="003C7D40" w:rsidDel="00713338" w:rsidRDefault="003C7D40" w:rsidP="00CC689A">
      <w:pPr>
        <w:pStyle w:val="ListParagraph"/>
        <w:numPr>
          <w:ilvl w:val="0"/>
          <w:numId w:val="9"/>
        </w:numPr>
        <w:rPr>
          <w:del w:id="637" w:author="David Klan" w:date="2026-01-07T10:48:00Z" w16du:dateUtc="2026-01-07T01:48:00Z"/>
        </w:rPr>
      </w:pPr>
      <w:del w:id="638" w:author="David Klan" w:date="2026-01-07T10:48:00Z" w16du:dateUtc="2026-01-07T01:48:00Z">
        <w:r w:rsidDel="00713338">
          <w:rPr>
            <w:rFonts w:hint="eastAsia"/>
          </w:rPr>
          <w:delText xml:space="preserve">Standardize the </w:delText>
        </w:r>
        <w:r w:rsidR="007350AE" w:rsidDel="00713338">
          <w:rPr>
            <w:rFonts w:hint="eastAsia"/>
          </w:rPr>
          <w:delText>SNOW status</w:delText>
        </w:r>
        <w:r w:rsidR="002D2751" w:rsidDel="00713338">
          <w:rPr>
            <w:rFonts w:hint="eastAsia"/>
          </w:rPr>
          <w:delText xml:space="preserve"> handling (i.e. how devices transition from one status to another within SNOW)</w:delText>
        </w:r>
      </w:del>
    </w:p>
    <w:p w14:paraId="66DA276E" w14:textId="10989511" w:rsidR="002D2751" w:rsidDel="00713338" w:rsidRDefault="00CA1075" w:rsidP="000140C7">
      <w:pPr>
        <w:pStyle w:val="Heading2"/>
        <w:rPr>
          <w:del w:id="639" w:author="David Klan" w:date="2026-01-07T10:48:00Z" w16du:dateUtc="2026-01-07T01:48:00Z"/>
        </w:rPr>
      </w:pPr>
      <w:bookmarkStart w:id="640" w:name="_Toc216538405"/>
      <w:del w:id="641" w:author="David Klan" w:date="2026-01-07T10:48:00Z" w16du:dateUtc="2026-01-07T01:48:00Z">
        <w:r w:rsidDel="00713338">
          <w:rPr>
            <w:rFonts w:hint="eastAsia"/>
          </w:rPr>
          <w:delText xml:space="preserve">End User Services </w:delText>
        </w:r>
        <w:r w:rsidR="00AE45B2" w:rsidDel="00713338">
          <w:rPr>
            <w:rFonts w:hint="eastAsia"/>
          </w:rPr>
          <w:delText xml:space="preserve">Operational Procedures </w:delText>
        </w:r>
        <w:r w:rsidR="000140C7" w:rsidDel="00713338">
          <w:rPr>
            <w:rFonts w:hint="eastAsia"/>
          </w:rPr>
          <w:delText>Alignment</w:delText>
        </w:r>
        <w:r w:rsidR="00AE45B2" w:rsidDel="00713338">
          <w:rPr>
            <w:rFonts w:hint="eastAsia"/>
          </w:rPr>
          <w:delText xml:space="preserve"> to Standards</w:delText>
        </w:r>
        <w:bookmarkEnd w:id="640"/>
      </w:del>
    </w:p>
    <w:p w14:paraId="1E174E1F" w14:textId="732F4A4E" w:rsidR="00700B51" w:rsidDel="00713338" w:rsidRDefault="000140C7" w:rsidP="00700B51">
      <w:pPr>
        <w:pStyle w:val="Heading3"/>
        <w:rPr>
          <w:del w:id="642" w:author="David Klan" w:date="2026-01-07T10:48:00Z" w16du:dateUtc="2026-01-07T01:48:00Z"/>
        </w:rPr>
      </w:pPr>
      <w:bookmarkStart w:id="643" w:name="_Toc216538406"/>
      <w:del w:id="644" w:author="David Klan" w:date="2026-01-07T10:48:00Z" w16du:dateUtc="2026-01-07T01:48:00Z">
        <w:r w:rsidDel="00713338">
          <w:rPr>
            <w:rFonts w:hint="eastAsia"/>
          </w:rPr>
          <w:delText>Objective</w:delText>
        </w:r>
        <w:bookmarkEnd w:id="643"/>
      </w:del>
    </w:p>
    <w:p w14:paraId="1C3594FF" w14:textId="77E33EC4" w:rsidR="000140C7" w:rsidDel="00713338" w:rsidRDefault="00780703" w:rsidP="00700B51">
      <w:pPr>
        <w:rPr>
          <w:del w:id="645" w:author="David Klan" w:date="2026-01-07T10:48:00Z" w16du:dateUtc="2026-01-07T01:48:00Z"/>
        </w:rPr>
      </w:pPr>
      <w:del w:id="646" w:author="David Klan" w:date="2026-01-07T10:48:00Z" w16du:dateUtc="2026-01-07T01:48:00Z">
        <w:r w:rsidDel="00713338">
          <w:rPr>
            <w:rFonts w:hint="eastAsia"/>
          </w:rPr>
          <w:delText xml:space="preserve">Ensure all services are </w:delText>
        </w:r>
        <w:r w:rsidDel="00713338">
          <w:delText>provid</w:delText>
        </w:r>
        <w:r w:rsidDel="00713338">
          <w:rPr>
            <w:rFonts w:hint="eastAsia"/>
          </w:rPr>
          <w:delText>ed are compliant to Manulife Standards</w:delText>
        </w:r>
      </w:del>
    </w:p>
    <w:p w14:paraId="7B3661CB" w14:textId="77FA5229" w:rsidR="00700B51" w:rsidDel="00713338" w:rsidRDefault="00780703" w:rsidP="00700B51">
      <w:pPr>
        <w:pStyle w:val="Heading3"/>
        <w:rPr>
          <w:del w:id="647" w:author="David Klan" w:date="2026-01-07T10:48:00Z" w16du:dateUtc="2026-01-07T01:48:00Z"/>
        </w:rPr>
      </w:pPr>
      <w:bookmarkStart w:id="648" w:name="_Toc216538407"/>
      <w:del w:id="649" w:author="David Klan" w:date="2026-01-07T10:48:00Z" w16du:dateUtc="2026-01-07T01:48:00Z">
        <w:r w:rsidDel="00713338">
          <w:rPr>
            <w:rFonts w:hint="eastAsia"/>
          </w:rPr>
          <w:delText>Challenges</w:delText>
        </w:r>
        <w:bookmarkEnd w:id="648"/>
      </w:del>
    </w:p>
    <w:p w14:paraId="0853D0AA" w14:textId="0C985046" w:rsidR="00780703" w:rsidDel="00713338" w:rsidRDefault="00780703" w:rsidP="00700B51">
      <w:pPr>
        <w:rPr>
          <w:del w:id="650" w:author="David Klan" w:date="2026-01-07T10:48:00Z" w16du:dateUtc="2026-01-07T01:48:00Z"/>
        </w:rPr>
      </w:pPr>
      <w:del w:id="651" w:author="David Klan" w:date="2026-01-07T10:48:00Z" w16du:dateUtc="2026-01-07T01:48:00Z">
        <w:r w:rsidDel="00713338">
          <w:rPr>
            <w:rFonts w:hint="eastAsia"/>
          </w:rPr>
          <w:delText xml:space="preserve">Few if no standard </w:delText>
        </w:r>
        <w:r w:rsidR="007639FB" w:rsidDel="00713338">
          <w:rPr>
            <w:rFonts w:hint="eastAsia"/>
          </w:rPr>
          <w:delText xml:space="preserve">operating procedure </w:delText>
        </w:r>
        <w:r w:rsidDel="00713338">
          <w:rPr>
            <w:rFonts w:hint="eastAsia"/>
          </w:rPr>
          <w:delText>document</w:delText>
        </w:r>
        <w:r w:rsidR="007639FB" w:rsidDel="00713338">
          <w:rPr>
            <w:rFonts w:hint="eastAsia"/>
          </w:rPr>
          <w:delText xml:space="preserve"> are available in </w:delText>
        </w:r>
        <w:r w:rsidR="00AE45B2" w:rsidDel="00713338">
          <w:rPr>
            <w:rFonts w:hint="eastAsia"/>
          </w:rPr>
          <w:delText>M</w:delText>
        </w:r>
        <w:r w:rsidR="007639FB" w:rsidDel="00713338">
          <w:rPr>
            <w:rFonts w:hint="eastAsia"/>
          </w:rPr>
          <w:delText xml:space="preserve">anulife </w:delText>
        </w:r>
      </w:del>
    </w:p>
    <w:p w14:paraId="0690396D" w14:textId="38AD4535" w:rsidR="00700B51" w:rsidDel="00713338" w:rsidRDefault="00700B51" w:rsidP="00700B51">
      <w:pPr>
        <w:pStyle w:val="Heading3"/>
        <w:rPr>
          <w:del w:id="652" w:author="David Klan" w:date="2026-01-07T10:48:00Z" w16du:dateUtc="2026-01-07T01:48:00Z"/>
        </w:rPr>
      </w:pPr>
      <w:bookmarkStart w:id="653" w:name="_Toc216538408"/>
      <w:del w:id="654" w:author="David Klan" w:date="2026-01-07T10:48:00Z" w16du:dateUtc="2026-01-07T01:48:00Z">
        <w:r w:rsidDel="00713338">
          <w:rPr>
            <w:rFonts w:hint="eastAsia"/>
          </w:rPr>
          <w:delText>Proposed approach</w:delText>
        </w:r>
        <w:bookmarkEnd w:id="653"/>
      </w:del>
    </w:p>
    <w:p w14:paraId="7F7F2AF0" w14:textId="0C01751B" w:rsidR="007639FB" w:rsidDel="00713338" w:rsidRDefault="00AC2D45" w:rsidP="00700B51">
      <w:pPr>
        <w:rPr>
          <w:del w:id="655" w:author="David Klan" w:date="2026-01-07T10:48:00Z" w16du:dateUtc="2026-01-07T01:48:00Z"/>
        </w:rPr>
      </w:pPr>
      <w:del w:id="656" w:author="David Klan" w:date="2026-01-07T10:48:00Z" w16du:dateUtc="2026-01-07T01:48:00Z">
        <w:r w:rsidDel="00713338">
          <w:rPr>
            <w:rFonts w:hint="eastAsia"/>
          </w:rPr>
          <w:delText>Focus on smaller initial subset</w:delText>
        </w:r>
        <w:r w:rsidR="00FE67A6" w:rsidDel="00713338">
          <w:rPr>
            <w:rFonts w:hint="eastAsia"/>
          </w:rPr>
          <w:delText xml:space="preserve"> and build out operating procedures</w:delText>
        </w:r>
        <w:r w:rsidR="00FE6216" w:rsidDel="00713338">
          <w:rPr>
            <w:rFonts w:hint="eastAsia"/>
          </w:rPr>
          <w:delText xml:space="preserve"> based on a standard template that is revised. </w:delText>
        </w:r>
        <w:r w:rsidR="00435ED7" w:rsidDel="00713338">
          <w:rPr>
            <w:rFonts w:hint="eastAsia"/>
          </w:rPr>
          <w:delText xml:space="preserve">Assign a </w:delText>
        </w:r>
        <w:r w:rsidR="00435ED7" w:rsidDel="00713338">
          <w:delText>member</w:delText>
        </w:r>
        <w:r w:rsidR="00435ED7" w:rsidDel="00713338">
          <w:rPr>
            <w:rFonts w:hint="eastAsia"/>
          </w:rPr>
          <w:delText xml:space="preserve"> to each standard and have them summarize and share with team members and then </w:delText>
        </w:r>
        <w:r w:rsidR="00D76BC1" w:rsidDel="00713338">
          <w:delText>iterative</w:delText>
        </w:r>
        <w:r w:rsidR="00D76BC1" w:rsidDel="00713338">
          <w:rPr>
            <w:rFonts w:hint="eastAsia"/>
          </w:rPr>
          <w:delText xml:space="preserve"> </w:delText>
        </w:r>
        <w:r w:rsidR="00435ED7" w:rsidDel="00713338">
          <w:rPr>
            <w:rFonts w:hint="eastAsia"/>
          </w:rPr>
          <w:delText xml:space="preserve">update the </w:delText>
        </w:r>
        <w:r w:rsidR="00D76BC1" w:rsidDel="00713338">
          <w:rPr>
            <w:rFonts w:hint="eastAsia"/>
          </w:rPr>
          <w:delText>standard operati</w:delText>
        </w:r>
        <w:r w:rsidR="00EC740F" w:rsidDel="00713338">
          <w:rPr>
            <w:rFonts w:hint="eastAsia"/>
          </w:rPr>
          <w:delText>on procedures (</w:delText>
        </w:r>
        <w:r w:rsidR="00435ED7" w:rsidDel="00713338">
          <w:rPr>
            <w:rFonts w:hint="eastAsia"/>
          </w:rPr>
          <w:delText>SOP</w:delText>
        </w:r>
        <w:r w:rsidR="00EC740F" w:rsidDel="00713338">
          <w:rPr>
            <w:rFonts w:hint="eastAsia"/>
          </w:rPr>
          <w:delText>)</w:delText>
        </w:r>
      </w:del>
    </w:p>
    <w:p w14:paraId="74A51314" w14:textId="39E74CDA" w:rsidR="00A8446A" w:rsidDel="00713338" w:rsidRDefault="00A8446A" w:rsidP="00700B51">
      <w:pPr>
        <w:rPr>
          <w:del w:id="657" w:author="David Klan" w:date="2026-01-07T10:48:00Z" w16du:dateUtc="2026-01-07T01:48:00Z"/>
        </w:rPr>
      </w:pPr>
      <w:del w:id="658" w:author="David Klan" w:date="2026-01-07T10:48:00Z" w16du:dateUtc="2026-01-07T01:48:00Z">
        <w:r w:rsidDel="00713338">
          <w:rPr>
            <w:rFonts w:hint="eastAsia"/>
          </w:rPr>
          <w:delText>Standards:</w:delText>
        </w:r>
      </w:del>
    </w:p>
    <w:p w14:paraId="470AAD52" w14:textId="13151406" w:rsidR="00AE45B2" w:rsidDel="00713338" w:rsidRDefault="00AE45B2" w:rsidP="00CC689A">
      <w:pPr>
        <w:pStyle w:val="ListParagraph"/>
        <w:numPr>
          <w:ilvl w:val="0"/>
          <w:numId w:val="13"/>
        </w:numPr>
        <w:rPr>
          <w:del w:id="659" w:author="David Klan" w:date="2026-01-07T10:48:00Z" w16du:dateUtc="2026-01-07T01:48:00Z"/>
        </w:rPr>
      </w:pPr>
      <w:del w:id="660" w:author="David Klan" w:date="2026-01-07T10:48:00Z" w16du:dateUtc="2026-01-07T01:48:00Z">
        <w:r w:rsidDel="00713338">
          <w:delText>INFORMATION CLASSIFICATION AND HANDLING STANDARD</w:delText>
        </w:r>
        <w:r w:rsidDel="00713338">
          <w:rPr>
            <w:rFonts w:hint="eastAsia"/>
          </w:rPr>
          <w:delText xml:space="preserve"> - </w:delText>
        </w:r>
        <w:r w:rsidDel="00713338">
          <w:delText>MFC-STA-001</w:delText>
        </w:r>
      </w:del>
    </w:p>
    <w:p w14:paraId="523A58ED" w14:textId="727B1DBE" w:rsidR="00AE45B2" w:rsidDel="00713338" w:rsidRDefault="00AE45B2" w:rsidP="00CC689A">
      <w:pPr>
        <w:pStyle w:val="ListParagraph"/>
        <w:numPr>
          <w:ilvl w:val="0"/>
          <w:numId w:val="13"/>
        </w:numPr>
        <w:rPr>
          <w:del w:id="661" w:author="David Klan" w:date="2026-01-07T10:48:00Z" w16du:dateUtc="2026-01-07T01:48:00Z"/>
        </w:rPr>
      </w:pPr>
      <w:del w:id="662" w:author="David Klan" w:date="2026-01-07T10:48:00Z" w16du:dateUtc="2026-01-07T01:48:00Z">
        <w:r w:rsidDel="00713338">
          <w:delText>OPERATIONS SECURITY STANDARD</w:delText>
        </w:r>
        <w:r w:rsidDel="00713338">
          <w:rPr>
            <w:rFonts w:hint="eastAsia"/>
          </w:rPr>
          <w:delText xml:space="preserve"> - </w:delText>
        </w:r>
        <w:r w:rsidDel="00713338">
          <w:delText>MFC-STA-005</w:delText>
        </w:r>
      </w:del>
    </w:p>
    <w:p w14:paraId="58898401" w14:textId="52DC2718" w:rsidR="00AE45B2" w:rsidDel="00713338" w:rsidRDefault="00AE45B2" w:rsidP="00CC689A">
      <w:pPr>
        <w:pStyle w:val="ListParagraph"/>
        <w:numPr>
          <w:ilvl w:val="0"/>
          <w:numId w:val="13"/>
        </w:numPr>
        <w:rPr>
          <w:del w:id="663" w:author="David Klan" w:date="2026-01-07T10:48:00Z" w16du:dateUtc="2026-01-07T01:48:00Z"/>
        </w:rPr>
      </w:pPr>
      <w:del w:id="664" w:author="David Klan" w:date="2026-01-07T10:48:00Z" w16du:dateUtc="2026-01-07T01:48:00Z">
        <w:r w:rsidDel="00713338">
          <w:delText>VULNERABILITY MANAGEMENT</w:delText>
        </w:r>
        <w:r w:rsidDel="00713338">
          <w:rPr>
            <w:rFonts w:hint="eastAsia"/>
          </w:rPr>
          <w:delText xml:space="preserve"> </w:delText>
        </w:r>
        <w:r w:rsidDel="00713338">
          <w:delText>STANDARD</w:delText>
        </w:r>
        <w:bookmarkStart w:id="665" w:name="_Hlk215669127"/>
        <w:r w:rsidDel="00713338">
          <w:rPr>
            <w:rFonts w:hint="eastAsia"/>
          </w:rPr>
          <w:delText xml:space="preserve"> - </w:delText>
        </w:r>
        <w:bookmarkEnd w:id="665"/>
        <w:r w:rsidDel="00713338">
          <w:delText>MFC-STA-010</w:delText>
        </w:r>
      </w:del>
    </w:p>
    <w:p w14:paraId="1BDF5CA2" w14:textId="152B4067" w:rsidR="00AE45B2" w:rsidDel="00713338" w:rsidRDefault="00AE45B2" w:rsidP="00CC689A">
      <w:pPr>
        <w:pStyle w:val="ListParagraph"/>
        <w:numPr>
          <w:ilvl w:val="0"/>
          <w:numId w:val="13"/>
        </w:numPr>
        <w:rPr>
          <w:del w:id="666" w:author="David Klan" w:date="2026-01-07T10:48:00Z" w16du:dateUtc="2026-01-07T01:48:00Z"/>
        </w:rPr>
      </w:pPr>
      <w:del w:id="667" w:author="David Klan" w:date="2026-01-07T10:48:00Z" w16du:dateUtc="2026-01-07T01:48:00Z">
        <w:r w:rsidDel="00713338">
          <w:rPr>
            <w:rFonts w:hint="eastAsia"/>
          </w:rPr>
          <w:delText>CRYPTOGRAPHIC SAFEGUARDS STANDARD - MFC-STA-013</w:delText>
        </w:r>
      </w:del>
    </w:p>
    <w:p w14:paraId="64C7E44A" w14:textId="71FE7673" w:rsidR="00AE45B2" w:rsidDel="00713338" w:rsidRDefault="00AE45B2" w:rsidP="00CC689A">
      <w:pPr>
        <w:pStyle w:val="ListParagraph"/>
        <w:numPr>
          <w:ilvl w:val="0"/>
          <w:numId w:val="13"/>
        </w:numPr>
        <w:rPr>
          <w:del w:id="668" w:author="David Klan" w:date="2026-01-07T10:48:00Z" w16du:dateUtc="2026-01-07T01:48:00Z"/>
        </w:rPr>
      </w:pPr>
      <w:del w:id="669" w:author="David Klan" w:date="2026-01-07T10:48:00Z" w16du:dateUtc="2026-01-07T01:48:00Z">
        <w:r w:rsidDel="00713338">
          <w:rPr>
            <w:rFonts w:hint="eastAsia"/>
          </w:rPr>
          <w:delText>LOGGING AND MONITORING STANDARD - MFC-STA-025</w:delText>
        </w:r>
      </w:del>
    </w:p>
    <w:p w14:paraId="7572A1E1" w14:textId="4D182201" w:rsidR="00AE45B2" w:rsidDel="00713338" w:rsidRDefault="00AE45B2" w:rsidP="00CC689A">
      <w:pPr>
        <w:pStyle w:val="ListParagraph"/>
        <w:numPr>
          <w:ilvl w:val="0"/>
          <w:numId w:val="13"/>
        </w:numPr>
        <w:rPr>
          <w:del w:id="670" w:author="David Klan" w:date="2026-01-07T10:48:00Z" w16du:dateUtc="2026-01-07T01:48:00Z"/>
        </w:rPr>
      </w:pPr>
      <w:del w:id="671" w:author="David Klan" w:date="2026-01-07T10:48:00Z" w16du:dateUtc="2026-01-07T01:48:00Z">
        <w:r w:rsidDel="00713338">
          <w:delText>IT ASSET MANAGEMENT STANDARD</w:delText>
        </w:r>
        <w:r w:rsidDel="00713338">
          <w:rPr>
            <w:rFonts w:hint="eastAsia"/>
          </w:rPr>
          <w:delText xml:space="preserve"> - </w:delText>
        </w:r>
        <w:r w:rsidDel="00713338">
          <w:delText>MFC-STA-031</w:delText>
        </w:r>
      </w:del>
    </w:p>
    <w:p w14:paraId="24AD6E79" w14:textId="14D15000" w:rsidR="00AE45B2" w:rsidDel="00713338" w:rsidRDefault="00AE45B2" w:rsidP="00CC689A">
      <w:pPr>
        <w:pStyle w:val="ListParagraph"/>
        <w:numPr>
          <w:ilvl w:val="0"/>
          <w:numId w:val="13"/>
        </w:numPr>
        <w:rPr>
          <w:del w:id="672" w:author="David Klan" w:date="2026-01-07T10:48:00Z" w16du:dateUtc="2026-01-07T01:48:00Z"/>
        </w:rPr>
      </w:pPr>
      <w:del w:id="673" w:author="David Klan" w:date="2026-01-07T10:48:00Z" w16du:dateUtc="2026-01-07T01:48:00Z">
        <w:r w:rsidDel="00713338">
          <w:delText>SECURE DESTRUCTION STANDARD</w:delText>
        </w:r>
        <w:r w:rsidDel="00713338">
          <w:rPr>
            <w:rFonts w:hint="eastAsia"/>
          </w:rPr>
          <w:delText xml:space="preserve"> - </w:delText>
        </w:r>
        <w:r w:rsidDel="00713338">
          <w:delText>MFC-STA-032</w:delText>
        </w:r>
      </w:del>
    </w:p>
    <w:p w14:paraId="0499D84A" w14:textId="67AFA048" w:rsidR="00AE45B2" w:rsidDel="00713338" w:rsidRDefault="00AE45B2" w:rsidP="00CC689A">
      <w:pPr>
        <w:pStyle w:val="ListParagraph"/>
        <w:numPr>
          <w:ilvl w:val="0"/>
          <w:numId w:val="13"/>
        </w:numPr>
        <w:rPr>
          <w:del w:id="674" w:author="David Klan" w:date="2026-01-07T10:48:00Z" w16du:dateUtc="2026-01-07T01:48:00Z"/>
        </w:rPr>
      </w:pPr>
      <w:del w:id="675" w:author="David Klan" w:date="2026-01-07T10:48:00Z" w16du:dateUtc="2026-01-07T01:48:00Z">
        <w:r w:rsidDel="00713338">
          <w:delText>Third-Party Risk Management Standard</w:delText>
        </w:r>
        <w:r w:rsidDel="00713338">
          <w:rPr>
            <w:rFonts w:hint="eastAsia"/>
          </w:rPr>
          <w:delText xml:space="preserve"> -  </w:delText>
        </w:r>
        <w:r w:rsidDel="00713338">
          <w:delText>MFC-OR-STA-005</w:delText>
        </w:r>
      </w:del>
    </w:p>
    <w:p w14:paraId="78A2CCB7" w14:textId="013C1F42" w:rsidR="0048796C" w:rsidDel="00713338" w:rsidRDefault="0048796C" w:rsidP="00DF0485">
      <w:pPr>
        <w:pStyle w:val="Heading2"/>
        <w:rPr>
          <w:del w:id="676" w:author="David Klan" w:date="2026-01-07T10:48:00Z" w16du:dateUtc="2026-01-07T01:48:00Z"/>
        </w:rPr>
      </w:pPr>
      <w:bookmarkStart w:id="677" w:name="_Toc216538409"/>
      <w:del w:id="678" w:author="David Klan" w:date="2026-01-07T10:48:00Z" w16du:dateUtc="2026-01-07T01:48:00Z">
        <w:r w:rsidDel="00713338">
          <w:rPr>
            <w:rFonts w:hint="eastAsia"/>
          </w:rPr>
          <w:delText>Create M365 App Services</w:delText>
        </w:r>
        <w:bookmarkEnd w:id="677"/>
      </w:del>
    </w:p>
    <w:p w14:paraId="51FA80AB" w14:textId="46985F8D" w:rsidR="0048796C" w:rsidDel="00713338" w:rsidRDefault="00EC740F" w:rsidP="0048796C">
      <w:pPr>
        <w:rPr>
          <w:del w:id="679" w:author="David Klan" w:date="2026-01-07T10:48:00Z" w16du:dateUtc="2026-01-07T01:48:00Z"/>
        </w:rPr>
      </w:pPr>
      <w:del w:id="680" w:author="David Klan" w:date="2026-01-07T10:48:00Z" w16du:dateUtc="2026-01-07T01:48:00Z">
        <w:r w:rsidDel="00713338">
          <w:rPr>
            <w:rFonts w:hint="eastAsia"/>
          </w:rPr>
          <w:delText>Idea:</w:delText>
        </w:r>
      </w:del>
    </w:p>
    <w:p w14:paraId="22AA3471" w14:textId="317ABD8D" w:rsidR="00EC740F" w:rsidRPr="0048796C" w:rsidDel="00713338" w:rsidRDefault="00EC740F" w:rsidP="00CC689A">
      <w:pPr>
        <w:pStyle w:val="ListParagraph"/>
        <w:numPr>
          <w:ilvl w:val="0"/>
          <w:numId w:val="26"/>
        </w:numPr>
        <w:rPr>
          <w:del w:id="681" w:author="David Klan" w:date="2026-01-07T10:48:00Z" w16du:dateUtc="2026-01-07T01:48:00Z"/>
        </w:rPr>
      </w:pPr>
      <w:del w:id="682" w:author="David Klan" w:date="2026-01-07T10:48:00Z" w16du:dateUtc="2026-01-07T01:48:00Z">
        <w:r w:rsidDel="00713338">
          <w:rPr>
            <w:rFonts w:hint="eastAsia"/>
          </w:rPr>
          <w:delText xml:space="preserve">Formalize the </w:delText>
        </w:r>
        <w:r w:rsidDel="00713338">
          <w:delText>“</w:delText>
        </w:r>
        <w:r w:rsidDel="00713338">
          <w:rPr>
            <w:rFonts w:hint="eastAsia"/>
          </w:rPr>
          <w:delText>Sharepoint</w:delText>
        </w:r>
        <w:r w:rsidDel="00713338">
          <w:delText>”</w:delText>
        </w:r>
        <w:r w:rsidDel="00713338">
          <w:rPr>
            <w:rFonts w:hint="eastAsia"/>
          </w:rPr>
          <w:delText xml:space="preserve"> team service and establish it with right mixture of </w:delText>
        </w:r>
        <w:r w:rsidR="005A48EC" w:rsidDel="00713338">
          <w:rPr>
            <w:rFonts w:hint="eastAsia"/>
          </w:rPr>
          <w:delText>Japanese and non-Japanese speakers</w:delText>
        </w:r>
      </w:del>
    </w:p>
    <w:p w14:paraId="7C1C8B40" w14:textId="64E71F61" w:rsidR="005C6CBC" w:rsidDel="00713338" w:rsidRDefault="005A2FE7" w:rsidP="00DF0485">
      <w:pPr>
        <w:pStyle w:val="Heading2"/>
        <w:rPr>
          <w:del w:id="683" w:author="David Klan" w:date="2026-01-07T10:48:00Z" w16du:dateUtc="2026-01-07T01:48:00Z"/>
        </w:rPr>
      </w:pPr>
      <w:bookmarkStart w:id="684" w:name="_Toc216538410"/>
      <w:del w:id="685" w:author="David Klan" w:date="2026-01-07T10:48:00Z" w16du:dateUtc="2026-01-07T01:48:00Z">
        <w:r w:rsidDel="00713338">
          <w:rPr>
            <w:rFonts w:hint="eastAsia"/>
          </w:rPr>
          <w:delText xml:space="preserve">Business Form </w:delText>
        </w:r>
        <w:r w:rsidR="00D6722E" w:rsidDel="00713338">
          <w:rPr>
            <w:rFonts w:hint="eastAsia"/>
          </w:rPr>
          <w:delText>Migration to SNOW/M365</w:delText>
        </w:r>
        <w:bookmarkEnd w:id="684"/>
      </w:del>
    </w:p>
    <w:p w14:paraId="37A69551" w14:textId="4DDE37EA" w:rsidR="00D6722E" w:rsidDel="00713338" w:rsidRDefault="00D02894" w:rsidP="006D6A87">
      <w:pPr>
        <w:pStyle w:val="Heading3"/>
        <w:rPr>
          <w:del w:id="686" w:author="David Klan" w:date="2026-01-07T10:48:00Z" w16du:dateUtc="2026-01-07T01:48:00Z"/>
        </w:rPr>
      </w:pPr>
      <w:bookmarkStart w:id="687" w:name="_Toc216538411"/>
      <w:del w:id="688" w:author="David Klan" w:date="2026-01-07T10:48:00Z" w16du:dateUtc="2026-01-07T01:48:00Z">
        <w:r w:rsidDel="00713338">
          <w:rPr>
            <w:rFonts w:hint="eastAsia"/>
          </w:rPr>
          <w:delText>Objective</w:delText>
        </w:r>
        <w:bookmarkEnd w:id="687"/>
      </w:del>
    </w:p>
    <w:p w14:paraId="66F4DD15" w14:textId="4217AFF8" w:rsidR="00D02894" w:rsidDel="00713338" w:rsidRDefault="00D02894" w:rsidP="00CC689A">
      <w:pPr>
        <w:pStyle w:val="ListParagraph"/>
        <w:numPr>
          <w:ilvl w:val="0"/>
          <w:numId w:val="14"/>
        </w:numPr>
        <w:rPr>
          <w:del w:id="689" w:author="David Klan" w:date="2026-01-07T10:48:00Z" w16du:dateUtc="2026-01-07T01:48:00Z"/>
        </w:rPr>
      </w:pPr>
      <w:del w:id="690" w:author="David Klan" w:date="2026-01-07T10:48:00Z" w16du:dateUtc="2026-01-07T01:48:00Z">
        <w:r w:rsidDel="00713338">
          <w:rPr>
            <w:rFonts w:hint="eastAsia"/>
          </w:rPr>
          <w:delText>Reduce dependency on simple Word and Excel forms</w:delText>
        </w:r>
        <w:r w:rsidR="005A2FE7" w:rsidDel="00713338">
          <w:rPr>
            <w:rFonts w:hint="eastAsia"/>
          </w:rPr>
          <w:delText xml:space="preserve"> on S:drive</w:delText>
        </w:r>
      </w:del>
    </w:p>
    <w:p w14:paraId="01AD2692" w14:textId="21615195" w:rsidR="00D6722E" w:rsidDel="00713338" w:rsidRDefault="00D6722E" w:rsidP="00CC689A">
      <w:pPr>
        <w:pStyle w:val="ListParagraph"/>
        <w:numPr>
          <w:ilvl w:val="0"/>
          <w:numId w:val="14"/>
        </w:numPr>
        <w:rPr>
          <w:del w:id="691" w:author="David Klan" w:date="2026-01-07T10:48:00Z" w16du:dateUtc="2026-01-07T01:48:00Z"/>
        </w:rPr>
      </w:pPr>
      <w:del w:id="692" w:author="David Klan" w:date="2026-01-07T10:48:00Z" w16du:dateUtc="2026-01-07T01:48:00Z">
        <w:r w:rsidDel="00713338">
          <w:rPr>
            <w:rFonts w:hint="eastAsia"/>
          </w:rPr>
          <w:delText xml:space="preserve">Allow IA and FI work </w:delText>
        </w:r>
        <w:r w:rsidR="00AA52B9" w:rsidDel="00713338">
          <w:rPr>
            <w:rFonts w:hint="eastAsia"/>
          </w:rPr>
          <w:delText xml:space="preserve">with iPad and iPhones without need of </w:delText>
        </w:r>
        <w:r w:rsidR="006D6A87" w:rsidDel="00713338">
          <w:rPr>
            <w:rFonts w:hint="eastAsia"/>
          </w:rPr>
          <w:delText xml:space="preserve">laptops </w:delText>
        </w:r>
        <w:r w:rsidR="00AA52B9" w:rsidDel="00713338">
          <w:rPr>
            <w:rFonts w:hint="eastAsia"/>
          </w:rPr>
          <w:delText>while travelling</w:delText>
        </w:r>
        <w:r w:rsidR="006D6A87" w:rsidDel="00713338">
          <w:rPr>
            <w:rFonts w:hint="eastAsia"/>
          </w:rPr>
          <w:delText>-&gt; less complaints about heavy devices</w:delText>
        </w:r>
      </w:del>
    </w:p>
    <w:p w14:paraId="3C8FA3B3" w14:textId="2773DE48" w:rsidR="006D6A87" w:rsidDel="00713338" w:rsidRDefault="006D6A87" w:rsidP="00700B51">
      <w:pPr>
        <w:pStyle w:val="Heading3"/>
        <w:rPr>
          <w:del w:id="693" w:author="David Klan" w:date="2026-01-07T10:48:00Z" w16du:dateUtc="2026-01-07T01:48:00Z"/>
        </w:rPr>
      </w:pPr>
      <w:bookmarkStart w:id="694" w:name="_Toc216538412"/>
      <w:del w:id="695" w:author="David Klan" w:date="2026-01-07T10:48:00Z" w16du:dateUtc="2026-01-07T01:48:00Z">
        <w:r w:rsidDel="00713338">
          <w:rPr>
            <w:rFonts w:hint="eastAsia"/>
          </w:rPr>
          <w:delText>Approach</w:delText>
        </w:r>
        <w:bookmarkEnd w:id="694"/>
      </w:del>
    </w:p>
    <w:p w14:paraId="339AEB0D" w14:textId="1A95BBED" w:rsidR="00273009" w:rsidDel="00713338" w:rsidRDefault="00273009" w:rsidP="00CC689A">
      <w:pPr>
        <w:pStyle w:val="ListParagraph"/>
        <w:numPr>
          <w:ilvl w:val="0"/>
          <w:numId w:val="14"/>
        </w:numPr>
        <w:rPr>
          <w:del w:id="696" w:author="David Klan" w:date="2026-01-07T10:48:00Z" w16du:dateUtc="2026-01-07T01:48:00Z"/>
        </w:rPr>
      </w:pPr>
      <w:del w:id="697" w:author="David Klan" w:date="2026-01-07T10:48:00Z" w16du:dateUtc="2026-01-07T01:48:00Z">
        <w:r w:rsidDel="00713338">
          <w:rPr>
            <w:rFonts w:hint="eastAsia"/>
          </w:rPr>
          <w:delText>Get inventory of the forms for FI and IA</w:delText>
        </w:r>
      </w:del>
    </w:p>
    <w:p w14:paraId="051D286B" w14:textId="3D4A4043" w:rsidR="004F1AF5" w:rsidDel="00713338" w:rsidRDefault="00046D08" w:rsidP="00CC689A">
      <w:pPr>
        <w:pStyle w:val="ListParagraph"/>
        <w:numPr>
          <w:ilvl w:val="0"/>
          <w:numId w:val="14"/>
        </w:numPr>
        <w:rPr>
          <w:del w:id="698" w:author="David Klan" w:date="2026-01-07T10:48:00Z" w16du:dateUtc="2026-01-07T01:48:00Z"/>
        </w:rPr>
      </w:pPr>
      <w:del w:id="699" w:author="David Klan" w:date="2026-01-07T10:48:00Z" w16du:dateUtc="2026-01-07T01:48:00Z">
        <w:r w:rsidDel="00713338">
          <w:rPr>
            <w:rFonts w:hint="eastAsia"/>
          </w:rPr>
          <w:delText xml:space="preserve">Move all </w:delText>
        </w:r>
        <w:r w:rsidR="00033344" w:rsidDel="00713338">
          <w:rPr>
            <w:rFonts w:hint="eastAsia"/>
          </w:rPr>
          <w:delText>remaining simple FI and IA forms to PowerApp or ServiceNow</w:delText>
        </w:r>
      </w:del>
    </w:p>
    <w:p w14:paraId="7C00E460" w14:textId="32DEDF60" w:rsidR="00033344" w:rsidDel="00713338" w:rsidRDefault="00033344" w:rsidP="00CC689A">
      <w:pPr>
        <w:pStyle w:val="ListParagraph"/>
        <w:numPr>
          <w:ilvl w:val="0"/>
          <w:numId w:val="14"/>
        </w:numPr>
        <w:rPr>
          <w:del w:id="700" w:author="David Klan" w:date="2026-01-07T10:48:00Z" w16du:dateUtc="2026-01-07T01:48:00Z"/>
        </w:rPr>
      </w:pPr>
      <w:del w:id="701" w:author="David Klan" w:date="2026-01-07T10:48:00Z" w16du:dateUtc="2026-01-07T01:48:00Z">
        <w:r w:rsidDel="00713338">
          <w:rPr>
            <w:rFonts w:hint="eastAsia"/>
          </w:rPr>
          <w:delText xml:space="preserve">Note: ServiceNow </w:delText>
        </w:r>
        <w:r w:rsidDel="00713338">
          <w:delText>cannot</w:delText>
        </w:r>
        <w:r w:rsidDel="00713338">
          <w:rPr>
            <w:rFonts w:hint="eastAsia"/>
          </w:rPr>
          <w:delText xml:space="preserve"> keep PII data</w:delText>
        </w:r>
        <w:r w:rsidR="00D337AB" w:rsidDel="00713338">
          <w:rPr>
            <w:rFonts w:hint="eastAsia"/>
          </w:rPr>
          <w:delText xml:space="preserve"> according to global team</w:delText>
        </w:r>
      </w:del>
    </w:p>
    <w:p w14:paraId="6F573665" w14:textId="07AE2555" w:rsidR="00C44179" w:rsidDel="00713338" w:rsidRDefault="00C44179" w:rsidP="00CC689A">
      <w:pPr>
        <w:pStyle w:val="ListParagraph"/>
        <w:numPr>
          <w:ilvl w:val="0"/>
          <w:numId w:val="14"/>
        </w:numPr>
        <w:rPr>
          <w:del w:id="702" w:author="David Klan" w:date="2026-01-07T10:48:00Z" w16du:dateUtc="2026-01-07T01:48:00Z"/>
        </w:rPr>
      </w:pPr>
      <w:del w:id="703" w:author="David Klan" w:date="2026-01-07T10:48:00Z" w16du:dateUtc="2026-01-07T01:48:00Z">
        <w:r w:rsidDel="00713338">
          <w:rPr>
            <w:rFonts w:hint="eastAsia"/>
          </w:rPr>
          <w:delText xml:space="preserve">For PowerApp -&gt; use Sharepoint team </w:delText>
        </w:r>
        <w:r w:rsidR="0099512F" w:rsidDel="00713338">
          <w:rPr>
            <w:rFonts w:hint="eastAsia"/>
          </w:rPr>
          <w:delText>to work with IA/FI to submit</w:delText>
        </w:r>
      </w:del>
    </w:p>
    <w:p w14:paraId="242C4DAA" w14:textId="062671E4" w:rsidR="00F07BA2" w:rsidDel="00713338" w:rsidRDefault="00F07BA2" w:rsidP="00F07BA2">
      <w:pPr>
        <w:pStyle w:val="Heading2"/>
        <w:rPr>
          <w:del w:id="704" w:author="David Klan" w:date="2026-01-07T10:48:00Z" w16du:dateUtc="2026-01-07T01:48:00Z"/>
        </w:rPr>
      </w:pPr>
      <w:bookmarkStart w:id="705" w:name="_Toc216538413"/>
      <w:del w:id="706" w:author="David Klan" w:date="2026-01-07T10:48:00Z" w16du:dateUtc="2026-01-07T01:48:00Z">
        <w:r w:rsidDel="00713338">
          <w:rPr>
            <w:rFonts w:hint="eastAsia"/>
          </w:rPr>
          <w:delText>Improved ServiceDesk FCR</w:delText>
        </w:r>
        <w:bookmarkEnd w:id="705"/>
      </w:del>
    </w:p>
    <w:p w14:paraId="677B7E5E" w14:textId="7AD0AAED" w:rsidR="009753C9" w:rsidDel="00713338" w:rsidRDefault="00F07BA2" w:rsidP="00F07BA2">
      <w:pPr>
        <w:pStyle w:val="Heading3"/>
        <w:rPr>
          <w:del w:id="707" w:author="David Klan" w:date="2026-01-07T10:48:00Z" w16du:dateUtc="2026-01-07T01:48:00Z"/>
        </w:rPr>
      </w:pPr>
      <w:bookmarkStart w:id="708" w:name="_Toc216538414"/>
      <w:del w:id="709" w:author="David Klan" w:date="2026-01-07T10:48:00Z" w16du:dateUtc="2026-01-07T01:48:00Z">
        <w:r w:rsidDel="00713338">
          <w:rPr>
            <w:rFonts w:hint="eastAsia"/>
          </w:rPr>
          <w:delText>Objective</w:delText>
        </w:r>
        <w:bookmarkEnd w:id="708"/>
      </w:del>
    </w:p>
    <w:p w14:paraId="69DCB84F" w14:textId="015CE1A7" w:rsidR="00094B36" w:rsidDel="00713338" w:rsidRDefault="00094B36" w:rsidP="00CC689A">
      <w:pPr>
        <w:pStyle w:val="ListParagraph"/>
        <w:numPr>
          <w:ilvl w:val="0"/>
          <w:numId w:val="22"/>
        </w:numPr>
        <w:rPr>
          <w:del w:id="710" w:author="David Klan" w:date="2026-01-07T10:48:00Z" w16du:dateUtc="2026-01-07T01:48:00Z"/>
        </w:rPr>
      </w:pPr>
      <w:del w:id="711" w:author="David Klan" w:date="2026-01-07T10:48:00Z" w16du:dateUtc="2026-01-07T01:48:00Z">
        <w:r w:rsidDel="00713338">
          <w:rPr>
            <w:rFonts w:hint="eastAsia"/>
          </w:rPr>
          <w:delText>Increase FCR Rate further to ensure staff can work productively</w:delText>
        </w:r>
      </w:del>
    </w:p>
    <w:p w14:paraId="3B5FDF05" w14:textId="7B4E7A81" w:rsidR="00094B36" w:rsidDel="00713338" w:rsidRDefault="00094B36" w:rsidP="000C4028">
      <w:pPr>
        <w:pStyle w:val="Heading3"/>
        <w:rPr>
          <w:del w:id="712" w:author="David Klan" w:date="2026-01-07T10:48:00Z" w16du:dateUtc="2026-01-07T01:48:00Z"/>
        </w:rPr>
      </w:pPr>
      <w:bookmarkStart w:id="713" w:name="_Toc216538415"/>
      <w:del w:id="714" w:author="David Klan" w:date="2026-01-07T10:48:00Z" w16du:dateUtc="2026-01-07T01:48:00Z">
        <w:r w:rsidDel="00713338">
          <w:rPr>
            <w:rFonts w:hint="eastAsia"/>
          </w:rPr>
          <w:delText>Proposed Approach</w:delText>
        </w:r>
        <w:bookmarkEnd w:id="713"/>
        <w:r w:rsidDel="00713338">
          <w:rPr>
            <w:rFonts w:hint="eastAsia"/>
          </w:rPr>
          <w:delText xml:space="preserve"> </w:delText>
        </w:r>
      </w:del>
    </w:p>
    <w:p w14:paraId="02F2836A" w14:textId="74A470A4" w:rsidR="00F07BA2" w:rsidDel="00713338" w:rsidRDefault="00F07BA2" w:rsidP="00CC689A">
      <w:pPr>
        <w:pStyle w:val="ListParagraph"/>
        <w:numPr>
          <w:ilvl w:val="0"/>
          <w:numId w:val="22"/>
        </w:numPr>
        <w:rPr>
          <w:del w:id="715" w:author="David Klan" w:date="2026-01-07T10:48:00Z" w16du:dateUtc="2026-01-07T01:48:00Z"/>
        </w:rPr>
      </w:pPr>
      <w:del w:id="716" w:author="David Klan" w:date="2026-01-07T10:48:00Z" w16du:dateUtc="2026-01-07T01:48:00Z">
        <w:r w:rsidDel="00713338">
          <w:rPr>
            <w:rFonts w:hint="eastAsia"/>
          </w:rPr>
          <w:delText xml:space="preserve">Review interaction tickets with </w:delText>
        </w:r>
        <w:r w:rsidR="00094B36" w:rsidDel="00713338">
          <w:rPr>
            <w:rFonts w:hint="eastAsia"/>
          </w:rPr>
          <w:delText>low FCR rates for candidates</w:delText>
        </w:r>
      </w:del>
    </w:p>
    <w:p w14:paraId="1121FFE8" w14:textId="009E7649" w:rsidR="00CD2E4F" w:rsidDel="00713338" w:rsidRDefault="00094B36" w:rsidP="00CC689A">
      <w:pPr>
        <w:pStyle w:val="ListParagraph"/>
        <w:numPr>
          <w:ilvl w:val="0"/>
          <w:numId w:val="22"/>
        </w:numPr>
        <w:rPr>
          <w:del w:id="717" w:author="David Klan" w:date="2026-01-07T10:48:00Z" w16du:dateUtc="2026-01-07T01:48:00Z"/>
        </w:rPr>
      </w:pPr>
      <w:del w:id="718" w:author="David Klan" w:date="2026-01-07T10:48:00Z" w16du:dateUtc="2026-01-07T01:48:00Z">
        <w:r w:rsidDel="00713338">
          <w:delText>W</w:delText>
        </w:r>
        <w:r w:rsidDel="00713338">
          <w:rPr>
            <w:rFonts w:hint="eastAsia"/>
          </w:rPr>
          <w:delText xml:space="preserve">ork with owner related to </w:delText>
        </w:r>
        <w:r w:rsidR="00CD2E4F" w:rsidDel="00713338">
          <w:rPr>
            <w:rFonts w:hint="eastAsia"/>
          </w:rPr>
          <w:delText xml:space="preserve">system causing </w:delText>
        </w:r>
        <w:r w:rsidR="00CD2E4F" w:rsidDel="00713338">
          <w:delText>interaction</w:delText>
        </w:r>
        <w:r w:rsidR="00CD2E4F" w:rsidDel="00713338">
          <w:rPr>
            <w:rFonts w:hint="eastAsia"/>
          </w:rPr>
          <w:delText xml:space="preserve"> tickets to not be resolved to create </w:delText>
        </w:r>
        <w:r w:rsidR="00CD2E4F" w:rsidDel="00713338">
          <w:delText>better</w:delText>
        </w:r>
        <w:r w:rsidR="00CD2E4F" w:rsidDel="00713338">
          <w:rPr>
            <w:rFonts w:hint="eastAsia"/>
          </w:rPr>
          <w:delText xml:space="preserve"> KB articles</w:delText>
        </w:r>
      </w:del>
    </w:p>
    <w:p w14:paraId="492084C0" w14:textId="761D6CC4" w:rsidR="00F07BA2" w:rsidDel="00713338" w:rsidRDefault="00F41055" w:rsidP="00220471">
      <w:pPr>
        <w:pStyle w:val="Heading2"/>
        <w:rPr>
          <w:del w:id="719" w:author="David Klan" w:date="2026-01-07T10:48:00Z" w16du:dateUtc="2026-01-07T01:48:00Z"/>
        </w:rPr>
      </w:pPr>
      <w:bookmarkStart w:id="720" w:name="_Toc216538416"/>
      <w:del w:id="721" w:author="David Klan" w:date="2026-01-07T10:48:00Z" w16du:dateUtc="2026-01-07T01:48:00Z">
        <w:r w:rsidDel="00713338">
          <w:rPr>
            <w:rFonts w:hint="eastAsia"/>
          </w:rPr>
          <w:delText xml:space="preserve">VIP </w:delText>
        </w:r>
        <w:r w:rsidR="00220471" w:rsidDel="00713338">
          <w:rPr>
            <w:rFonts w:hint="eastAsia"/>
          </w:rPr>
          <w:delText>Desk Cameras</w:delText>
        </w:r>
        <w:bookmarkEnd w:id="720"/>
      </w:del>
    </w:p>
    <w:p w14:paraId="029FBB97" w14:textId="79857AC6" w:rsidR="00220471" w:rsidDel="00713338" w:rsidRDefault="00220471" w:rsidP="00220471">
      <w:pPr>
        <w:pStyle w:val="Heading3"/>
        <w:rPr>
          <w:del w:id="722" w:author="David Klan" w:date="2026-01-07T10:48:00Z" w16du:dateUtc="2026-01-07T01:48:00Z"/>
        </w:rPr>
      </w:pPr>
      <w:bookmarkStart w:id="723" w:name="_Toc216538417"/>
      <w:del w:id="724" w:author="David Klan" w:date="2026-01-07T10:48:00Z" w16du:dateUtc="2026-01-07T01:48:00Z">
        <w:r w:rsidDel="00713338">
          <w:rPr>
            <w:rFonts w:hint="eastAsia"/>
          </w:rPr>
          <w:delText>Idea</w:delText>
        </w:r>
        <w:bookmarkEnd w:id="723"/>
      </w:del>
    </w:p>
    <w:p w14:paraId="5E7DE217" w14:textId="3ACB10F2" w:rsidR="00220471" w:rsidDel="00713338" w:rsidRDefault="00220471" w:rsidP="00220471">
      <w:pPr>
        <w:rPr>
          <w:del w:id="725" w:author="David Klan" w:date="2026-01-07T10:48:00Z" w16du:dateUtc="2026-01-07T01:48:00Z"/>
        </w:rPr>
      </w:pPr>
      <w:del w:id="726" w:author="David Klan" w:date="2026-01-07T10:48:00Z" w16du:dateUtc="2026-01-07T01:48:00Z">
        <w:r w:rsidDel="00713338">
          <w:rPr>
            <w:rFonts w:hint="eastAsia"/>
          </w:rPr>
          <w:delText xml:space="preserve">VIPs have fixed seats and are frequently in </w:delText>
        </w:r>
        <w:r w:rsidR="005368A2" w:rsidDel="00713338">
          <w:rPr>
            <w:rFonts w:hint="eastAsia"/>
          </w:rPr>
          <w:delText xml:space="preserve">meetings </w:delText>
        </w:r>
        <w:r w:rsidR="005368A2" w:rsidDel="00713338">
          <w:delText>–</w:delText>
        </w:r>
        <w:r w:rsidR="005368A2" w:rsidDel="00713338">
          <w:rPr>
            <w:rFonts w:hint="eastAsia"/>
          </w:rPr>
          <w:delText xml:space="preserve"> we could install Windows Hello enabled cameras on the seats to </w:delText>
        </w:r>
        <w:r w:rsidR="005368A2" w:rsidDel="00713338">
          <w:delText>provide</w:delText>
        </w:r>
        <w:r w:rsidR="005368A2" w:rsidDel="00713338">
          <w:rPr>
            <w:rFonts w:hint="eastAsia"/>
          </w:rPr>
          <w:delText xml:space="preserve"> an enhanced user experience to the VIPs.</w:delText>
        </w:r>
      </w:del>
    </w:p>
    <w:p w14:paraId="4F6020E2" w14:textId="14E96A17" w:rsidR="00955D72" w:rsidDel="00713338" w:rsidRDefault="003A5637" w:rsidP="0048796C">
      <w:pPr>
        <w:pStyle w:val="Heading2"/>
        <w:rPr>
          <w:del w:id="727" w:author="David Klan" w:date="2026-01-07T10:48:00Z" w16du:dateUtc="2026-01-07T01:48:00Z"/>
        </w:rPr>
      </w:pPr>
      <w:bookmarkStart w:id="728" w:name="_Toc216538418"/>
      <w:del w:id="729" w:author="David Klan" w:date="2026-01-07T10:48:00Z" w16du:dateUtc="2026-01-07T01:48:00Z">
        <w:r w:rsidDel="00713338">
          <w:rPr>
            <w:rFonts w:hint="eastAsia"/>
          </w:rPr>
          <w:delText xml:space="preserve">Mouse with build in </w:delText>
        </w:r>
        <w:r w:rsidDel="00713338">
          <w:delText>fingerprint</w:delText>
        </w:r>
        <w:r w:rsidDel="00713338">
          <w:rPr>
            <w:rFonts w:hint="eastAsia"/>
          </w:rPr>
          <w:delText xml:space="preserve"> scanner</w:delText>
        </w:r>
        <w:bookmarkEnd w:id="728"/>
      </w:del>
    </w:p>
    <w:p w14:paraId="02BD5A58" w14:textId="5FA5D530" w:rsidR="003A5637" w:rsidDel="00713338" w:rsidRDefault="003A5637" w:rsidP="00CC689A">
      <w:pPr>
        <w:pStyle w:val="ListParagraph"/>
        <w:numPr>
          <w:ilvl w:val="0"/>
          <w:numId w:val="25"/>
        </w:numPr>
        <w:rPr>
          <w:del w:id="730" w:author="David Klan" w:date="2026-01-07T10:48:00Z" w16du:dateUtc="2026-01-07T01:48:00Z"/>
        </w:rPr>
      </w:pPr>
      <w:del w:id="731" w:author="David Klan" w:date="2026-01-07T10:48:00Z" w16du:dateUtc="2026-01-07T01:48:00Z">
        <w:r w:rsidDel="00713338">
          <w:rPr>
            <w:rFonts w:hint="eastAsia"/>
          </w:rPr>
          <w:delText xml:space="preserve">Deploy mice with fingerprint scanner to allow users in office to </w:delText>
        </w:r>
        <w:r w:rsidR="00862ACC" w:rsidDel="00713338">
          <w:rPr>
            <w:rFonts w:hint="eastAsia"/>
          </w:rPr>
          <w:delText>benefit from Windows Hello without needing to use facial recognition.</w:delText>
        </w:r>
      </w:del>
    </w:p>
    <w:p w14:paraId="0306871C" w14:textId="456C594B" w:rsidR="00566B64" w:rsidDel="00713338" w:rsidRDefault="00566B64" w:rsidP="00566B64">
      <w:pPr>
        <w:pStyle w:val="Heading2"/>
        <w:rPr>
          <w:del w:id="732" w:author="David Klan" w:date="2026-01-07T10:48:00Z" w16du:dateUtc="2026-01-07T01:48:00Z"/>
        </w:rPr>
      </w:pPr>
      <w:bookmarkStart w:id="733" w:name="_Toc216538419"/>
      <w:del w:id="734" w:author="David Klan" w:date="2026-01-07T10:48:00Z" w16du:dateUtc="2026-01-07T01:48:00Z">
        <w:r w:rsidDel="00713338">
          <w:rPr>
            <w:rFonts w:hint="eastAsia"/>
          </w:rPr>
          <w:delText>Mid-Life Battery replacement</w:delText>
        </w:r>
        <w:bookmarkEnd w:id="733"/>
      </w:del>
    </w:p>
    <w:p w14:paraId="7073F40D" w14:textId="0965F04E" w:rsidR="00566B64" w:rsidRPr="003A5637" w:rsidDel="00713338" w:rsidRDefault="00566B64" w:rsidP="00CC689A">
      <w:pPr>
        <w:pStyle w:val="ListParagraph"/>
        <w:numPr>
          <w:ilvl w:val="0"/>
          <w:numId w:val="36"/>
        </w:numPr>
        <w:rPr>
          <w:del w:id="735" w:author="David Klan" w:date="2026-01-07T10:48:00Z" w16du:dateUtc="2026-01-07T01:48:00Z"/>
        </w:rPr>
      </w:pPr>
      <w:del w:id="736" w:author="David Klan" w:date="2026-01-07T10:48:00Z" w16du:dateUtc="2026-01-07T01:48:00Z">
        <w:r w:rsidDel="00713338">
          <w:rPr>
            <w:rFonts w:hint="eastAsia"/>
          </w:rPr>
          <w:delText xml:space="preserve">Schedule a </w:delText>
        </w:r>
        <w:r w:rsidR="008649BB" w:rsidDel="00713338">
          <w:rPr>
            <w:rFonts w:hint="eastAsia"/>
          </w:rPr>
          <w:delText>battery replacement in selected locations halfway through laptop lifecycle</w:delText>
        </w:r>
      </w:del>
    </w:p>
    <w:p w14:paraId="581B0EB1" w14:textId="46D64E82" w:rsidR="00F41055" w:rsidDel="00713338" w:rsidRDefault="00F41055">
      <w:pPr>
        <w:widowControl/>
        <w:rPr>
          <w:del w:id="737" w:author="David Klan" w:date="2026-01-07T10:48:00Z" w16du:dateUtc="2026-01-07T01:48:00Z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del w:id="738" w:author="David Klan" w:date="2026-01-07T10:48:00Z" w16du:dateUtc="2026-01-07T01:48:00Z">
        <w:r w:rsidDel="00713338">
          <w:br w:type="page"/>
        </w:r>
      </w:del>
    </w:p>
    <w:p w14:paraId="5186FD66" w14:textId="232DC9F7" w:rsidR="00D02894" w:rsidRDefault="006A2BED" w:rsidP="009C225E">
      <w:pPr>
        <w:pStyle w:val="Heading1"/>
      </w:pPr>
      <w:bookmarkStart w:id="739" w:name="_Toc216538420"/>
      <w:ins w:id="740" w:author="David Klan" w:date="2026-01-06T14:41:00Z" w16du:dateUtc="2026-01-06T05:41:00Z">
        <w:r>
          <w:t>**</w:t>
        </w:r>
      </w:ins>
      <w:r w:rsidR="009C225E">
        <w:rPr>
          <w:rFonts w:hint="eastAsia"/>
        </w:rPr>
        <w:t>Reliability Engineering</w:t>
      </w:r>
      <w:bookmarkEnd w:id="739"/>
    </w:p>
    <w:p w14:paraId="3A8DD4BA" w14:textId="428E854E" w:rsidR="009C225E" w:rsidRDefault="006A2BED" w:rsidP="00BC6252">
      <w:pPr>
        <w:pStyle w:val="Heading2"/>
      </w:pPr>
      <w:bookmarkStart w:id="741" w:name="_Toc216538421"/>
      <w:ins w:id="742" w:author="David Klan" w:date="2026-01-06T14:46:00Z" w16du:dateUtc="2026-01-06T05:46:00Z">
        <w:r>
          <w:t>***</w:t>
        </w:r>
      </w:ins>
      <w:r w:rsidR="00BC6252">
        <w:rPr>
          <w:rFonts w:hint="eastAsia"/>
        </w:rPr>
        <w:t xml:space="preserve">Enhanced </w:t>
      </w:r>
      <w:r w:rsidR="00727179">
        <w:rPr>
          <w:rFonts w:hint="eastAsia"/>
        </w:rPr>
        <w:t xml:space="preserve">Static </w:t>
      </w:r>
      <w:r w:rsidR="00BC6252">
        <w:rPr>
          <w:rFonts w:hint="eastAsia"/>
        </w:rPr>
        <w:t>Monitoring</w:t>
      </w:r>
      <w:r w:rsidR="00707AC9">
        <w:rPr>
          <w:rFonts w:hint="eastAsia"/>
        </w:rPr>
        <w:t xml:space="preserve"> using laptops</w:t>
      </w:r>
      <w:bookmarkEnd w:id="741"/>
    </w:p>
    <w:p w14:paraId="3A11A2FA" w14:textId="4AFF06E7" w:rsidR="006A7760" w:rsidRDefault="006A7760" w:rsidP="00762CF8">
      <w:pPr>
        <w:pStyle w:val="Heading3"/>
      </w:pPr>
      <w:bookmarkStart w:id="743" w:name="_Toc216538422"/>
      <w:r>
        <w:rPr>
          <w:rFonts w:hint="eastAsia"/>
        </w:rPr>
        <w:t>Hypothesis</w:t>
      </w:r>
      <w:r w:rsidR="004B1EF1">
        <w:rPr>
          <w:rFonts w:hint="eastAsia"/>
        </w:rPr>
        <w:t>/Idea</w:t>
      </w:r>
      <w:bookmarkEnd w:id="743"/>
    </w:p>
    <w:p w14:paraId="5CE89F6A" w14:textId="7F7501D9" w:rsidR="006A7760" w:rsidRDefault="00083DFE" w:rsidP="00CC689A">
      <w:pPr>
        <w:pStyle w:val="ListParagraph"/>
        <w:numPr>
          <w:ilvl w:val="0"/>
          <w:numId w:val="17"/>
        </w:numPr>
      </w:pPr>
      <w:r>
        <w:rPr>
          <w:rFonts w:hint="eastAsia"/>
        </w:rPr>
        <w:t xml:space="preserve">If we can establish a </w:t>
      </w:r>
      <w:r w:rsidR="00ED1713">
        <w:rPr>
          <w:rFonts w:hint="eastAsia"/>
        </w:rPr>
        <w:t xml:space="preserve">monitor </w:t>
      </w:r>
      <w:r>
        <w:rPr>
          <w:rFonts w:hint="eastAsia"/>
        </w:rPr>
        <w:t xml:space="preserve">baseline </w:t>
      </w:r>
      <w:r w:rsidR="00ED1713">
        <w:rPr>
          <w:rFonts w:hint="eastAsia"/>
        </w:rPr>
        <w:t xml:space="preserve">within the end user segments </w:t>
      </w:r>
      <w:r w:rsidR="00216FC3">
        <w:rPr>
          <w:rFonts w:hint="eastAsia"/>
        </w:rPr>
        <w:t>we can</w:t>
      </w:r>
    </w:p>
    <w:p w14:paraId="6D7DA135" w14:textId="4B0C8E00" w:rsidR="00216FC3" w:rsidRDefault="00727179" w:rsidP="00CC689A">
      <w:pPr>
        <w:pStyle w:val="ListParagraph"/>
        <w:numPr>
          <w:ilvl w:val="1"/>
          <w:numId w:val="17"/>
        </w:numPr>
      </w:pPr>
      <w:r>
        <w:rPr>
          <w:rFonts w:hint="eastAsia"/>
        </w:rPr>
        <w:t xml:space="preserve">Identify </w:t>
      </w:r>
      <w:r>
        <w:t>service</w:t>
      </w:r>
      <w:r>
        <w:rPr>
          <w:rFonts w:hint="eastAsia"/>
        </w:rPr>
        <w:t xml:space="preserve"> </w:t>
      </w:r>
      <w:r>
        <w:t>unavailability</w:t>
      </w:r>
      <w:r>
        <w:rPr>
          <w:rFonts w:hint="eastAsia"/>
        </w:rPr>
        <w:t xml:space="preserve"> faster </w:t>
      </w:r>
    </w:p>
    <w:p w14:paraId="7E1DB5FA" w14:textId="46C1B817" w:rsidR="00727179" w:rsidRDefault="0092542C" w:rsidP="00CC689A">
      <w:pPr>
        <w:pStyle w:val="ListParagraph"/>
        <w:numPr>
          <w:ilvl w:val="1"/>
          <w:numId w:val="17"/>
        </w:numPr>
      </w:pPr>
      <w:r>
        <w:rPr>
          <w:rFonts w:hint="eastAsia"/>
        </w:rPr>
        <w:t xml:space="preserve">Understand if </w:t>
      </w:r>
      <w:r>
        <w:t>performance</w:t>
      </w:r>
      <w:r>
        <w:rPr>
          <w:rFonts w:hint="eastAsia"/>
        </w:rPr>
        <w:t xml:space="preserve"> has changed compared to earlier</w:t>
      </w:r>
    </w:p>
    <w:p w14:paraId="70E996EB" w14:textId="65164661" w:rsidR="003B72B4" w:rsidRPr="006A7760" w:rsidRDefault="003B72B4" w:rsidP="00CC689A">
      <w:pPr>
        <w:pStyle w:val="ListParagraph"/>
        <w:numPr>
          <w:ilvl w:val="0"/>
          <w:numId w:val="17"/>
        </w:numPr>
      </w:pPr>
      <w:r>
        <w:rPr>
          <w:rFonts w:hint="eastAsia"/>
        </w:rPr>
        <w:t>Device should be used for post change verification on a demand basis</w:t>
      </w:r>
    </w:p>
    <w:p w14:paraId="58AD1899" w14:textId="05C6E37B" w:rsidR="00BC6252" w:rsidRDefault="00B9520F" w:rsidP="00762CF8">
      <w:pPr>
        <w:pStyle w:val="Heading3"/>
      </w:pPr>
      <w:bookmarkStart w:id="744" w:name="_Toc216538423"/>
      <w:r>
        <w:rPr>
          <w:rFonts w:hint="eastAsia"/>
        </w:rPr>
        <w:t>Objective</w:t>
      </w:r>
      <w:bookmarkEnd w:id="744"/>
    </w:p>
    <w:p w14:paraId="4FFFC317" w14:textId="56E10354" w:rsidR="000941B4" w:rsidRDefault="00B9520F" w:rsidP="00CC689A">
      <w:pPr>
        <w:pStyle w:val="ListParagraph"/>
        <w:numPr>
          <w:ilvl w:val="0"/>
          <w:numId w:val="15"/>
        </w:numPr>
      </w:pPr>
      <w:r>
        <w:rPr>
          <w:rFonts w:hint="eastAsia"/>
        </w:rPr>
        <w:t xml:space="preserve">Improve Monitoring </w:t>
      </w:r>
      <w:r w:rsidR="00F54378">
        <w:rPr>
          <w:rFonts w:hint="eastAsia"/>
        </w:rPr>
        <w:t xml:space="preserve">by </w:t>
      </w:r>
      <w:r w:rsidR="000941B4">
        <w:rPr>
          <w:rFonts w:hint="eastAsia"/>
        </w:rPr>
        <w:t>deploying old</w:t>
      </w:r>
      <w:r w:rsidR="00DB12DA">
        <w:rPr>
          <w:rFonts w:hint="eastAsia"/>
        </w:rPr>
        <w:t>er</w:t>
      </w:r>
      <w:r w:rsidR="000941B4">
        <w:rPr>
          <w:rFonts w:hint="eastAsia"/>
        </w:rPr>
        <w:t xml:space="preserve"> laptops in selected offices to provide points of comparison</w:t>
      </w:r>
      <w:r w:rsidR="00CE4DBE">
        <w:rPr>
          <w:rFonts w:hint="eastAsia"/>
        </w:rPr>
        <w:t xml:space="preserve"> and measure actual performance</w:t>
      </w:r>
    </w:p>
    <w:p w14:paraId="5F3A753F" w14:textId="0A039AB1" w:rsidR="00913260" w:rsidRDefault="00574361" w:rsidP="00913260">
      <w:pPr>
        <w:pStyle w:val="Heading3"/>
      </w:pPr>
      <w:bookmarkStart w:id="745" w:name="_Toc216538424"/>
      <w:r>
        <w:rPr>
          <w:rFonts w:hint="eastAsia"/>
        </w:rPr>
        <w:t>Proposed Approach</w:t>
      </w:r>
      <w:bookmarkEnd w:id="745"/>
    </w:p>
    <w:p w14:paraId="56D6CFBE" w14:textId="57E09ED7" w:rsidR="00ED555D" w:rsidRDefault="00ED555D" w:rsidP="00CC689A">
      <w:pPr>
        <w:pStyle w:val="ListParagraph"/>
        <w:numPr>
          <w:ilvl w:val="0"/>
          <w:numId w:val="15"/>
        </w:numPr>
      </w:pPr>
      <w:r>
        <w:rPr>
          <w:rFonts w:hint="eastAsia"/>
        </w:rPr>
        <w:t xml:space="preserve">Deploy </w:t>
      </w:r>
      <w:r>
        <w:t>monitoring</w:t>
      </w:r>
      <w:r>
        <w:rPr>
          <w:rFonts w:hint="eastAsia"/>
        </w:rPr>
        <w:t xml:space="preserve"> laptops to 2-3 sites in Japan that will perform </w:t>
      </w:r>
      <w:r w:rsidR="004E5C48">
        <w:rPr>
          <w:rFonts w:hint="eastAsia"/>
        </w:rPr>
        <w:t>basic health checks and upload results to a centralized location</w:t>
      </w:r>
    </w:p>
    <w:p w14:paraId="368301AC" w14:textId="5F4EDD36" w:rsidR="00913260" w:rsidRDefault="00913260" w:rsidP="00CC689A">
      <w:pPr>
        <w:pStyle w:val="ListParagraph"/>
        <w:numPr>
          <w:ilvl w:val="1"/>
          <w:numId w:val="15"/>
        </w:numPr>
      </w:pPr>
      <w:r>
        <w:rPr>
          <w:rFonts w:hint="eastAsia"/>
        </w:rPr>
        <w:t xml:space="preserve">Laptops </w:t>
      </w:r>
      <w:r>
        <w:t>should</w:t>
      </w:r>
      <w:r>
        <w:rPr>
          <w:rFonts w:hint="eastAsia"/>
        </w:rPr>
        <w:t xml:space="preserve"> be </w:t>
      </w:r>
      <w:r>
        <w:t>added</w:t>
      </w:r>
      <w:r>
        <w:rPr>
          <w:rFonts w:hint="eastAsia"/>
        </w:rPr>
        <w:t xml:space="preserve"> to wired NW, </w:t>
      </w:r>
      <w:r>
        <w:t>wireless</w:t>
      </w:r>
      <w:r>
        <w:rPr>
          <w:rFonts w:hint="eastAsia"/>
        </w:rPr>
        <w:t xml:space="preserve"> and ideally </w:t>
      </w:r>
      <w:r w:rsidR="003A40AD">
        <w:rPr>
          <w:rFonts w:hint="eastAsia"/>
        </w:rPr>
        <w:t>wired internet connection to provide three points of comparison</w:t>
      </w:r>
    </w:p>
    <w:p w14:paraId="19E270CD" w14:textId="0265E6DB" w:rsidR="0046335C" w:rsidRDefault="00CE4DBE" w:rsidP="00CC689A">
      <w:pPr>
        <w:pStyle w:val="ListParagraph"/>
        <w:numPr>
          <w:ilvl w:val="0"/>
          <w:numId w:val="15"/>
        </w:numPr>
      </w:pPr>
      <w:r>
        <w:rPr>
          <w:rFonts w:hint="eastAsia"/>
        </w:rPr>
        <w:t xml:space="preserve">Laptops should run </w:t>
      </w:r>
      <w:r w:rsidR="0046335C">
        <w:rPr>
          <w:rFonts w:hint="eastAsia"/>
        </w:rPr>
        <w:t>Application health check on a loop</w:t>
      </w:r>
      <w:r w:rsidR="00633C05">
        <w:rPr>
          <w:rFonts w:hint="eastAsia"/>
        </w:rPr>
        <w:t xml:space="preserve"> and upload results to a centralized data location</w:t>
      </w:r>
    </w:p>
    <w:p w14:paraId="365FC51E" w14:textId="1149A03C" w:rsidR="00574361" w:rsidRDefault="00ED1CA1" w:rsidP="00CC689A">
      <w:pPr>
        <w:pStyle w:val="ListParagraph"/>
        <w:numPr>
          <w:ilvl w:val="0"/>
          <w:numId w:val="15"/>
        </w:numPr>
      </w:pPr>
      <w:r>
        <w:rPr>
          <w:rFonts w:hint="eastAsia"/>
        </w:rPr>
        <w:t>Add a TCP Connection test for all services</w:t>
      </w:r>
    </w:p>
    <w:p w14:paraId="0DFC6D8E" w14:textId="57BE03AB" w:rsidR="004E5C48" w:rsidRDefault="004E5C48" w:rsidP="00CC689A">
      <w:pPr>
        <w:pStyle w:val="ListParagraph"/>
        <w:numPr>
          <w:ilvl w:val="1"/>
          <w:numId w:val="15"/>
        </w:numPr>
      </w:pPr>
      <w:r>
        <w:rPr>
          <w:rFonts w:hint="eastAsia"/>
        </w:rPr>
        <w:t xml:space="preserve">TCP connection test </w:t>
      </w:r>
      <w:r>
        <w:t>should</w:t>
      </w:r>
      <w:r>
        <w:rPr>
          <w:rFonts w:hint="eastAsia"/>
        </w:rPr>
        <w:t xml:space="preserve"> be faster than </w:t>
      </w:r>
      <w:proofErr w:type="gramStart"/>
      <w:r w:rsidR="005F248A">
        <w:rPr>
          <w:rFonts w:hint="eastAsia"/>
        </w:rPr>
        <w:t>actually logging</w:t>
      </w:r>
      <w:proofErr w:type="gramEnd"/>
      <w:r w:rsidR="005F248A">
        <w:rPr>
          <w:rFonts w:hint="eastAsia"/>
        </w:rPr>
        <w:t xml:space="preserve"> on to system and would allow faster </w:t>
      </w:r>
      <w:r w:rsidR="00584A53">
        <w:rPr>
          <w:rFonts w:hint="eastAsia"/>
        </w:rPr>
        <w:t xml:space="preserve">availability check </w:t>
      </w:r>
      <w:r w:rsidR="005F248A">
        <w:rPr>
          <w:rFonts w:hint="eastAsia"/>
        </w:rPr>
        <w:t>loop times</w:t>
      </w:r>
    </w:p>
    <w:p w14:paraId="1616BF0D" w14:textId="0E1A2609" w:rsidR="00FB5DBA" w:rsidRDefault="00FB5DBA" w:rsidP="00CC689A">
      <w:pPr>
        <w:pStyle w:val="ListParagraph"/>
        <w:numPr>
          <w:ilvl w:val="0"/>
          <w:numId w:val="15"/>
        </w:numPr>
      </w:pPr>
      <w:r>
        <w:rPr>
          <w:rFonts w:hint="eastAsia"/>
        </w:rPr>
        <w:t xml:space="preserve">Add a </w:t>
      </w:r>
      <w:r w:rsidR="0046335C">
        <w:rPr>
          <w:rFonts w:hint="eastAsia"/>
        </w:rPr>
        <w:t xml:space="preserve">request </w:t>
      </w:r>
      <w:r>
        <w:rPr>
          <w:rFonts w:hint="eastAsia"/>
        </w:rPr>
        <w:t>latency test for all service</w:t>
      </w:r>
      <w:r w:rsidR="0046335C">
        <w:rPr>
          <w:rFonts w:hint="eastAsia"/>
        </w:rPr>
        <w:t>s</w:t>
      </w:r>
    </w:p>
    <w:p w14:paraId="33B23D26" w14:textId="5BA2B30B" w:rsidR="00913260" w:rsidRDefault="005F248A" w:rsidP="00CC689A">
      <w:pPr>
        <w:pStyle w:val="ListParagraph"/>
        <w:numPr>
          <w:ilvl w:val="1"/>
          <w:numId w:val="15"/>
        </w:numPr>
      </w:pPr>
      <w:r>
        <w:rPr>
          <w:rFonts w:hint="eastAsia"/>
        </w:rPr>
        <w:t xml:space="preserve">Latency check </w:t>
      </w:r>
      <w:r>
        <w:t>should</w:t>
      </w:r>
      <w:r>
        <w:rPr>
          <w:rFonts w:hint="eastAsia"/>
        </w:rPr>
        <w:t xml:space="preserve"> </w:t>
      </w:r>
      <w:r>
        <w:t>provide</w:t>
      </w:r>
      <w:r>
        <w:rPr>
          <w:rFonts w:hint="eastAsia"/>
        </w:rPr>
        <w:t xml:space="preserve"> a </w:t>
      </w:r>
      <w:r w:rsidR="00325CCB">
        <w:rPr>
          <w:rFonts w:hint="eastAsia"/>
        </w:rPr>
        <w:t xml:space="preserve">point of comparison </w:t>
      </w:r>
      <w:r w:rsidR="0046335C">
        <w:rPr>
          <w:rFonts w:hint="eastAsia"/>
        </w:rPr>
        <w:t>to see if performance has changed</w:t>
      </w:r>
    </w:p>
    <w:p w14:paraId="3758D6E7" w14:textId="11F11E69" w:rsidR="0092542C" w:rsidRDefault="006A2BED" w:rsidP="00E475B6">
      <w:pPr>
        <w:pStyle w:val="Heading2"/>
      </w:pPr>
      <w:bookmarkStart w:id="746" w:name="_Toc216538425"/>
      <w:ins w:id="747" w:author="David Klan" w:date="2026-01-06T14:41:00Z" w16du:dateUtc="2026-01-06T05:41:00Z">
        <w:r>
          <w:t>*</w:t>
        </w:r>
      </w:ins>
      <w:r w:rsidR="004B1EF1">
        <w:rPr>
          <w:rFonts w:hint="eastAsia"/>
        </w:rPr>
        <w:t>Automated Post Change Health Check Laptop</w:t>
      </w:r>
      <w:bookmarkEnd w:id="746"/>
    </w:p>
    <w:p w14:paraId="62BF114A" w14:textId="77777777" w:rsidR="004B1EF1" w:rsidRDefault="004B1EF1" w:rsidP="004B1EF1">
      <w:pPr>
        <w:pStyle w:val="Heading3"/>
      </w:pPr>
      <w:bookmarkStart w:id="748" w:name="_Toc216538426"/>
      <w:r>
        <w:rPr>
          <w:rFonts w:hint="eastAsia"/>
        </w:rPr>
        <w:t>Hypothesis/Idea</w:t>
      </w:r>
      <w:bookmarkEnd w:id="748"/>
    </w:p>
    <w:p w14:paraId="54C4ECA4" w14:textId="09074291" w:rsidR="00424830" w:rsidRDefault="00424830" w:rsidP="00CC689A">
      <w:pPr>
        <w:pStyle w:val="ListParagraph"/>
        <w:numPr>
          <w:ilvl w:val="0"/>
          <w:numId w:val="18"/>
        </w:numPr>
      </w:pPr>
      <w:r>
        <w:rPr>
          <w:rFonts w:hint="eastAsia"/>
        </w:rPr>
        <w:t xml:space="preserve">Create an automated checker for all services </w:t>
      </w:r>
      <w:r w:rsidR="00254556">
        <w:rPr>
          <w:rFonts w:hint="eastAsia"/>
        </w:rPr>
        <w:t xml:space="preserve">in a site that can be brought </w:t>
      </w:r>
      <w:r w:rsidR="00254556">
        <w:t>to the</w:t>
      </w:r>
      <w:r w:rsidR="00254556">
        <w:rPr>
          <w:rFonts w:hint="eastAsia"/>
        </w:rPr>
        <w:t xml:space="preserve"> location</w:t>
      </w:r>
    </w:p>
    <w:p w14:paraId="44D702A2" w14:textId="24BAB9F0" w:rsidR="00932BA5" w:rsidRDefault="00932BA5" w:rsidP="00BF5345">
      <w:pPr>
        <w:pStyle w:val="Heading3"/>
      </w:pPr>
      <w:bookmarkStart w:id="749" w:name="_Toc216538427"/>
      <w:r>
        <w:rPr>
          <w:rFonts w:hint="eastAsia"/>
        </w:rPr>
        <w:t>Objective</w:t>
      </w:r>
      <w:bookmarkEnd w:id="749"/>
    </w:p>
    <w:p w14:paraId="55AE682B" w14:textId="1C04ABA9" w:rsidR="00EE6DE9" w:rsidRDefault="00EE6DE9" w:rsidP="00CC689A">
      <w:pPr>
        <w:pStyle w:val="ListParagraph"/>
        <w:numPr>
          <w:ilvl w:val="0"/>
          <w:numId w:val="19"/>
        </w:numPr>
      </w:pPr>
      <w:r>
        <w:rPr>
          <w:rFonts w:hint="eastAsia"/>
        </w:rPr>
        <w:t>Consistency on post change health checks</w:t>
      </w:r>
    </w:p>
    <w:p w14:paraId="3968CF1F" w14:textId="56BE5DA3" w:rsidR="00EE6DE9" w:rsidRDefault="00EE6DE9" w:rsidP="00CC689A">
      <w:pPr>
        <w:pStyle w:val="ListParagraph"/>
        <w:numPr>
          <w:ilvl w:val="0"/>
          <w:numId w:val="19"/>
        </w:numPr>
      </w:pPr>
      <w:r>
        <w:rPr>
          <w:rFonts w:hint="eastAsia"/>
        </w:rPr>
        <w:t>Avoidance of extended incidents after changes</w:t>
      </w:r>
    </w:p>
    <w:p w14:paraId="09355B68" w14:textId="45AEB47C" w:rsidR="000D4EEE" w:rsidRDefault="000D4EEE" w:rsidP="00CC689A">
      <w:pPr>
        <w:pStyle w:val="ListParagraph"/>
        <w:numPr>
          <w:ilvl w:val="0"/>
          <w:numId w:val="19"/>
        </w:numPr>
      </w:pPr>
      <w:r>
        <w:rPr>
          <w:rFonts w:hint="eastAsia"/>
        </w:rPr>
        <w:t>Remove repetitive</w:t>
      </w:r>
      <w:r w:rsidR="00BF5345">
        <w:rPr>
          <w:rFonts w:hint="eastAsia"/>
        </w:rPr>
        <w:t xml:space="preserve"> tasks for engineers that can be automat</w:t>
      </w:r>
      <w:r w:rsidR="003E2540">
        <w:rPr>
          <w:rFonts w:hint="eastAsia"/>
        </w:rPr>
        <w:t>e</w:t>
      </w:r>
      <w:r w:rsidR="00BF5345">
        <w:rPr>
          <w:rFonts w:hint="eastAsia"/>
        </w:rPr>
        <w:t>d</w:t>
      </w:r>
    </w:p>
    <w:p w14:paraId="1974F8F7" w14:textId="67E6AADA" w:rsidR="004B1EF1" w:rsidRDefault="00254556" w:rsidP="00254556">
      <w:pPr>
        <w:pStyle w:val="Heading3"/>
      </w:pPr>
      <w:bookmarkStart w:id="750" w:name="_Toc216538428"/>
      <w:r>
        <w:rPr>
          <w:rFonts w:hint="eastAsia"/>
        </w:rPr>
        <w:t>Proposed Approach</w:t>
      </w:r>
      <w:bookmarkEnd w:id="750"/>
    </w:p>
    <w:p w14:paraId="43F8B919" w14:textId="16852B67" w:rsidR="00254556" w:rsidRDefault="00254556" w:rsidP="00CC689A">
      <w:pPr>
        <w:pStyle w:val="ListParagraph"/>
        <w:numPr>
          <w:ilvl w:val="0"/>
          <w:numId w:val="18"/>
        </w:numPr>
      </w:pPr>
      <w:r>
        <w:rPr>
          <w:rFonts w:hint="eastAsia"/>
        </w:rPr>
        <w:t xml:space="preserve">Set up a health check script that be installed on a device </w:t>
      </w:r>
      <w:r>
        <w:t>provided</w:t>
      </w:r>
      <w:r>
        <w:rPr>
          <w:rFonts w:hint="eastAsia"/>
        </w:rPr>
        <w:t xml:space="preserve"> to network or end user team when they visit a site</w:t>
      </w:r>
    </w:p>
    <w:p w14:paraId="37E1CC20" w14:textId="77777777" w:rsidR="00254556" w:rsidRDefault="00254556" w:rsidP="00CC689A">
      <w:pPr>
        <w:pStyle w:val="ListParagraph"/>
        <w:numPr>
          <w:ilvl w:val="0"/>
          <w:numId w:val="18"/>
        </w:numPr>
      </w:pPr>
      <w:r>
        <w:rPr>
          <w:rFonts w:hint="eastAsia"/>
        </w:rPr>
        <w:lastRenderedPageBreak/>
        <w:t xml:space="preserve">Device would be used before and after change work in offices (e.g. </w:t>
      </w:r>
      <w:proofErr w:type="spellStart"/>
      <w:r>
        <w:rPr>
          <w:rFonts w:hint="eastAsia"/>
        </w:rPr>
        <w:t>powerdown</w:t>
      </w:r>
      <w:proofErr w:type="spellEnd"/>
      <w:r>
        <w:rPr>
          <w:rFonts w:hint="eastAsia"/>
        </w:rPr>
        <w:t xml:space="preserve">, network </w:t>
      </w:r>
      <w:r>
        <w:t>devi</w:t>
      </w:r>
      <w:r>
        <w:rPr>
          <w:rFonts w:hint="eastAsia"/>
        </w:rPr>
        <w:t>ce replacement etc.)</w:t>
      </w:r>
    </w:p>
    <w:p w14:paraId="6C60AB82" w14:textId="77777777" w:rsidR="00254556" w:rsidRDefault="00254556" w:rsidP="00CC689A">
      <w:pPr>
        <w:pStyle w:val="ListParagraph"/>
        <w:numPr>
          <w:ilvl w:val="0"/>
          <w:numId w:val="18"/>
        </w:numPr>
      </w:pPr>
      <w:r>
        <w:rPr>
          <w:rFonts w:hint="eastAsia"/>
        </w:rPr>
        <w:t xml:space="preserve">Network/EUS engineer would trigger </w:t>
      </w:r>
      <w:r>
        <w:t>the</w:t>
      </w:r>
      <w:r>
        <w:rPr>
          <w:rFonts w:hint="eastAsia"/>
        </w:rPr>
        <w:t xml:space="preserve"> scripts by themselves</w:t>
      </w:r>
    </w:p>
    <w:p w14:paraId="723DB293" w14:textId="77777777" w:rsidR="00254556" w:rsidRPr="004B1EF1" w:rsidDel="00A531F8" w:rsidRDefault="00254556" w:rsidP="004B1EF1">
      <w:pPr>
        <w:rPr>
          <w:del w:id="751" w:author="David Klan" w:date="2026-01-08T14:05:00Z" w16du:dateUtc="2026-01-08T05:05:00Z"/>
        </w:rPr>
      </w:pPr>
    </w:p>
    <w:p w14:paraId="13A08718" w14:textId="427BEB35" w:rsidR="00E475B6" w:rsidDel="00A531F8" w:rsidRDefault="00E475B6" w:rsidP="00E475B6">
      <w:pPr>
        <w:pStyle w:val="Heading2"/>
        <w:rPr>
          <w:del w:id="752" w:author="David Klan" w:date="2026-01-08T14:05:00Z" w16du:dateUtc="2026-01-08T05:05:00Z"/>
        </w:rPr>
      </w:pPr>
      <w:bookmarkStart w:id="753" w:name="_Toc216538429"/>
      <w:del w:id="754" w:author="David Klan" w:date="2026-01-08T14:05:00Z" w16du:dateUtc="2026-01-08T05:05:00Z">
        <w:r w:rsidDel="00A531F8">
          <w:rPr>
            <w:rFonts w:hint="eastAsia"/>
          </w:rPr>
          <w:delText xml:space="preserve">Improved Developer Experience </w:delText>
        </w:r>
        <w:r w:rsidR="009D08CC" w:rsidDel="00A531F8">
          <w:delText>–</w:delText>
        </w:r>
        <w:r w:rsidDel="00A531F8">
          <w:rPr>
            <w:rFonts w:hint="eastAsia"/>
          </w:rPr>
          <w:delText xml:space="preserve"> Training</w:delText>
        </w:r>
        <w:bookmarkEnd w:id="753"/>
      </w:del>
    </w:p>
    <w:p w14:paraId="66C0462A" w14:textId="0AFB2789" w:rsidR="009D08CC" w:rsidDel="00A531F8" w:rsidRDefault="006A7760" w:rsidP="009D08CC">
      <w:pPr>
        <w:pStyle w:val="Heading3"/>
        <w:rPr>
          <w:del w:id="755" w:author="David Klan" w:date="2026-01-08T14:05:00Z" w16du:dateUtc="2026-01-08T05:05:00Z"/>
        </w:rPr>
      </w:pPr>
      <w:bookmarkStart w:id="756" w:name="_Toc216538430"/>
      <w:del w:id="757" w:author="David Klan" w:date="2026-01-08T14:05:00Z" w16du:dateUtc="2026-01-08T05:05:00Z">
        <w:r w:rsidDel="00A531F8">
          <w:rPr>
            <w:rFonts w:hint="eastAsia"/>
          </w:rPr>
          <w:delText>Hypothesis</w:delText>
        </w:r>
        <w:bookmarkEnd w:id="756"/>
      </w:del>
    </w:p>
    <w:p w14:paraId="06F1D00B" w14:textId="2BC2ACDC" w:rsidR="006A7760" w:rsidDel="00A531F8" w:rsidRDefault="00577791" w:rsidP="00CC689A">
      <w:pPr>
        <w:pStyle w:val="ListParagraph"/>
        <w:numPr>
          <w:ilvl w:val="0"/>
          <w:numId w:val="20"/>
        </w:numPr>
        <w:rPr>
          <w:del w:id="758" w:author="David Klan" w:date="2026-01-08T14:05:00Z" w16du:dateUtc="2026-01-08T05:05:00Z"/>
        </w:rPr>
      </w:pPr>
      <w:del w:id="759" w:author="David Klan" w:date="2026-01-08T14:05:00Z" w16du:dateUtc="2026-01-08T05:05:00Z">
        <w:r w:rsidDel="00A531F8">
          <w:rPr>
            <w:rFonts w:hint="eastAsia"/>
          </w:rPr>
          <w:delText xml:space="preserve">A simple environment with a </w:delText>
        </w:r>
        <w:r w:rsidDel="00A531F8">
          <w:delText>“</w:delText>
        </w:r>
        <w:r w:rsidDel="00A531F8">
          <w:rPr>
            <w:rFonts w:hint="eastAsia"/>
          </w:rPr>
          <w:delText>Hello World</w:delText>
        </w:r>
        <w:r w:rsidDel="00A531F8">
          <w:delText>”</w:delText>
        </w:r>
        <w:r w:rsidDel="00A531F8">
          <w:rPr>
            <w:rFonts w:hint="eastAsia"/>
          </w:rPr>
          <w:delText xml:space="preserve"> </w:delText>
        </w:r>
        <w:r w:rsidDel="00A531F8">
          <w:delText>application</w:delText>
        </w:r>
        <w:r w:rsidDel="00A531F8">
          <w:rPr>
            <w:rFonts w:hint="eastAsia"/>
          </w:rPr>
          <w:delText xml:space="preserve"> will allow </w:delText>
        </w:r>
        <w:r w:rsidR="00646493" w:rsidDel="00A531F8">
          <w:rPr>
            <w:rFonts w:hint="eastAsia"/>
          </w:rPr>
          <w:delText>developers to learn in a controlled environment and reduce support needs after onboarding</w:delText>
        </w:r>
      </w:del>
    </w:p>
    <w:p w14:paraId="725AF186" w14:textId="073C7052" w:rsidR="00141C43" w:rsidDel="00A531F8" w:rsidRDefault="00141C43" w:rsidP="00CC689A">
      <w:pPr>
        <w:pStyle w:val="ListParagraph"/>
        <w:numPr>
          <w:ilvl w:val="0"/>
          <w:numId w:val="20"/>
        </w:numPr>
        <w:rPr>
          <w:del w:id="760" w:author="David Klan" w:date="2026-01-08T14:05:00Z" w16du:dateUtc="2026-01-08T05:05:00Z"/>
        </w:rPr>
      </w:pPr>
      <w:del w:id="761" w:author="David Klan" w:date="2026-01-08T14:05:00Z" w16du:dateUtc="2026-01-08T05:05:00Z">
        <w:r w:rsidDel="00A531F8">
          <w:delText>“</w:delText>
        </w:r>
        <w:r w:rsidDel="00A531F8">
          <w:rPr>
            <w:rFonts w:hint="eastAsia"/>
          </w:rPr>
          <w:delText>Hello World</w:delText>
        </w:r>
        <w:r w:rsidDel="00A531F8">
          <w:delText>”</w:delText>
        </w:r>
        <w:r w:rsidDel="00A531F8">
          <w:rPr>
            <w:rFonts w:hint="eastAsia"/>
          </w:rPr>
          <w:delText xml:space="preserve"> would also allow for </w:delText>
        </w:r>
        <w:r w:rsidR="007A2993" w:rsidDel="00A531F8">
          <w:rPr>
            <w:rFonts w:hint="eastAsia"/>
          </w:rPr>
          <w:delText xml:space="preserve">testing by the Reliability Engineering team of new technologies provided </w:delText>
        </w:r>
        <w:r w:rsidR="007A2993" w:rsidDel="00A531F8">
          <w:delText>by the</w:delText>
        </w:r>
        <w:r w:rsidR="007A2993" w:rsidDel="00A531F8">
          <w:rPr>
            <w:rFonts w:hint="eastAsia"/>
          </w:rPr>
          <w:delText xml:space="preserve"> PPS team</w:delText>
        </w:r>
      </w:del>
    </w:p>
    <w:p w14:paraId="23904436" w14:textId="18D9DB31" w:rsidR="00646493" w:rsidDel="00A531F8" w:rsidRDefault="00646493" w:rsidP="00646493">
      <w:pPr>
        <w:pStyle w:val="Heading3"/>
        <w:rPr>
          <w:del w:id="762" w:author="David Klan" w:date="2026-01-08T14:05:00Z" w16du:dateUtc="2026-01-08T05:05:00Z"/>
        </w:rPr>
      </w:pPr>
      <w:bookmarkStart w:id="763" w:name="_Toc216538431"/>
      <w:del w:id="764" w:author="David Klan" w:date="2026-01-08T14:05:00Z" w16du:dateUtc="2026-01-08T05:05:00Z">
        <w:r w:rsidDel="00A531F8">
          <w:rPr>
            <w:rFonts w:hint="eastAsia"/>
          </w:rPr>
          <w:delText>Objective</w:delText>
        </w:r>
        <w:bookmarkEnd w:id="763"/>
      </w:del>
    </w:p>
    <w:p w14:paraId="7ABF634A" w14:textId="4F6F0315" w:rsidR="00646493" w:rsidDel="00A531F8" w:rsidRDefault="00B17BE2" w:rsidP="00CC689A">
      <w:pPr>
        <w:pStyle w:val="ListParagraph"/>
        <w:numPr>
          <w:ilvl w:val="0"/>
          <w:numId w:val="20"/>
        </w:numPr>
        <w:rPr>
          <w:del w:id="765" w:author="David Klan" w:date="2026-01-08T14:05:00Z" w16du:dateUtc="2026-01-08T05:05:00Z"/>
        </w:rPr>
      </w:pPr>
      <w:del w:id="766" w:author="David Klan" w:date="2026-01-08T14:05:00Z" w16du:dateUtc="2026-01-08T05:05:00Z">
        <w:r w:rsidDel="00A531F8">
          <w:rPr>
            <w:rFonts w:hint="eastAsia"/>
          </w:rPr>
          <w:delText xml:space="preserve">Develop </w:delText>
        </w:r>
        <w:r w:rsidDel="00A531F8">
          <w:delText>“</w:delText>
        </w:r>
        <w:r w:rsidDel="00A531F8">
          <w:rPr>
            <w:rFonts w:hint="eastAsia"/>
          </w:rPr>
          <w:delText>Hello world</w:delText>
        </w:r>
        <w:r w:rsidDel="00A531F8">
          <w:delText>”</w:delText>
        </w:r>
        <w:r w:rsidDel="00A531F8">
          <w:rPr>
            <w:rFonts w:hint="eastAsia"/>
          </w:rPr>
          <w:delText xml:space="preserve"> </w:delText>
        </w:r>
        <w:r w:rsidDel="00A531F8">
          <w:delText>applications</w:delText>
        </w:r>
        <w:r w:rsidDel="00A531F8">
          <w:rPr>
            <w:rFonts w:hint="eastAsia"/>
          </w:rPr>
          <w:delText xml:space="preserve"> </w:delText>
        </w:r>
        <w:r w:rsidR="00141C43" w:rsidDel="00A531F8">
          <w:rPr>
            <w:rFonts w:hint="eastAsia"/>
          </w:rPr>
          <w:delText>for the major platforms under support of the devops team</w:delText>
        </w:r>
      </w:del>
    </w:p>
    <w:p w14:paraId="38200C01" w14:textId="4705965E" w:rsidR="00141C43" w:rsidDel="00A531F8" w:rsidRDefault="00332AD7" w:rsidP="00CC689A">
      <w:pPr>
        <w:pStyle w:val="ListParagraph"/>
        <w:numPr>
          <w:ilvl w:val="0"/>
          <w:numId w:val="20"/>
        </w:numPr>
        <w:rPr>
          <w:del w:id="767" w:author="David Klan" w:date="2026-01-08T14:05:00Z" w16du:dateUtc="2026-01-08T05:05:00Z"/>
        </w:rPr>
      </w:pPr>
      <w:del w:id="768" w:author="David Klan" w:date="2026-01-08T14:05:00Z" w16du:dateUtc="2026-01-08T05:05:00Z">
        <w:r w:rsidDel="00A531F8">
          <w:rPr>
            <w:rFonts w:hint="eastAsia"/>
          </w:rPr>
          <w:delText xml:space="preserve">Create a basic </w:delText>
        </w:r>
        <w:r w:rsidR="005C76E7" w:rsidDel="00A531F8">
          <w:rPr>
            <w:rFonts w:hint="eastAsia"/>
          </w:rPr>
          <w:delText xml:space="preserve">onboarding/refresher </w:delText>
        </w:r>
        <w:r w:rsidR="005C76E7" w:rsidDel="00A531F8">
          <w:delText>training</w:delText>
        </w:r>
        <w:r w:rsidR="005C76E7" w:rsidDel="00A531F8">
          <w:rPr>
            <w:rFonts w:hint="eastAsia"/>
          </w:rPr>
          <w:delText xml:space="preserve"> for developers</w:delText>
        </w:r>
      </w:del>
    </w:p>
    <w:p w14:paraId="017E8E96" w14:textId="558697A7" w:rsidR="00241433" w:rsidDel="00A531F8" w:rsidRDefault="00122A25" w:rsidP="00CC689A">
      <w:pPr>
        <w:pStyle w:val="ListParagraph"/>
        <w:numPr>
          <w:ilvl w:val="0"/>
          <w:numId w:val="20"/>
        </w:numPr>
        <w:rPr>
          <w:del w:id="769" w:author="David Klan" w:date="2026-01-08T14:05:00Z" w16du:dateUtc="2026-01-08T05:05:00Z"/>
        </w:rPr>
      </w:pPr>
      <w:del w:id="770" w:author="David Klan" w:date="2026-01-08T14:05:00Z" w16du:dateUtc="2026-01-08T05:05:00Z">
        <w:r w:rsidDel="00A531F8">
          <w:delText>U</w:delText>
        </w:r>
        <w:r w:rsidDel="00A531F8">
          <w:rPr>
            <w:rFonts w:hint="eastAsia"/>
          </w:rPr>
          <w:delText xml:space="preserve">se </w:delText>
        </w:r>
        <w:r w:rsidDel="00A531F8">
          <w:delText>“</w:delText>
        </w:r>
        <w:r w:rsidDel="00A531F8">
          <w:rPr>
            <w:rFonts w:hint="eastAsia"/>
          </w:rPr>
          <w:delText>Hello world</w:delText>
        </w:r>
        <w:r w:rsidDel="00A531F8">
          <w:delText>”</w:delText>
        </w:r>
        <w:r w:rsidDel="00A531F8">
          <w:rPr>
            <w:rFonts w:hint="eastAsia"/>
          </w:rPr>
          <w:delText xml:space="preserve"> to check new solutions and configurations</w:delText>
        </w:r>
      </w:del>
    </w:p>
    <w:p w14:paraId="2BB05527" w14:textId="08091477" w:rsidR="00122A25" w:rsidDel="00A531F8" w:rsidRDefault="00122A25" w:rsidP="00EB4BC8">
      <w:pPr>
        <w:pStyle w:val="Heading3"/>
        <w:rPr>
          <w:del w:id="771" w:author="David Klan" w:date="2026-01-08T14:05:00Z" w16du:dateUtc="2026-01-08T05:05:00Z"/>
        </w:rPr>
      </w:pPr>
      <w:bookmarkStart w:id="772" w:name="_Toc216538432"/>
      <w:del w:id="773" w:author="David Klan" w:date="2026-01-08T14:05:00Z" w16du:dateUtc="2026-01-08T05:05:00Z">
        <w:r w:rsidDel="00A531F8">
          <w:rPr>
            <w:rFonts w:hint="eastAsia"/>
          </w:rPr>
          <w:delText>Prop</w:delText>
        </w:r>
        <w:r w:rsidR="00AD0672" w:rsidDel="00A531F8">
          <w:rPr>
            <w:rFonts w:hint="eastAsia"/>
          </w:rPr>
          <w:delText>osed Approach</w:delText>
        </w:r>
        <w:bookmarkEnd w:id="772"/>
      </w:del>
    </w:p>
    <w:p w14:paraId="46BC2C45" w14:textId="19D84C22" w:rsidR="00AD0672" w:rsidDel="00A531F8" w:rsidRDefault="00AD0672" w:rsidP="00CC689A">
      <w:pPr>
        <w:pStyle w:val="ListParagraph"/>
        <w:numPr>
          <w:ilvl w:val="0"/>
          <w:numId w:val="21"/>
        </w:numPr>
        <w:rPr>
          <w:del w:id="774" w:author="David Klan" w:date="2026-01-08T14:05:00Z" w16du:dateUtc="2026-01-08T05:05:00Z"/>
        </w:rPr>
      </w:pPr>
      <w:del w:id="775" w:author="David Klan" w:date="2026-01-08T14:05:00Z" w16du:dateUtc="2026-01-08T05:05:00Z">
        <w:r w:rsidDel="00A531F8">
          <w:rPr>
            <w:rFonts w:hint="eastAsia"/>
          </w:rPr>
          <w:delText xml:space="preserve">Register a </w:delText>
        </w:r>
        <w:r w:rsidR="00EB4BC8" w:rsidDel="00A531F8">
          <w:delText>“</w:delText>
        </w:r>
        <w:r w:rsidR="00EB4BC8" w:rsidDel="00A531F8">
          <w:rPr>
            <w:rFonts w:hint="eastAsia"/>
          </w:rPr>
          <w:delText>Hello</w:delText>
        </w:r>
        <w:r w:rsidR="00CF0CDF" w:rsidDel="00A531F8">
          <w:rPr>
            <w:rFonts w:hint="eastAsia"/>
          </w:rPr>
          <w:delText xml:space="preserve"> World</w:delText>
        </w:r>
        <w:r w:rsidR="00CF0CDF" w:rsidDel="00A531F8">
          <w:delText>”</w:delText>
        </w:r>
        <w:r w:rsidR="00CF0CDF" w:rsidDel="00A531F8">
          <w:rPr>
            <w:rFonts w:hint="eastAsia"/>
          </w:rPr>
          <w:delText xml:space="preserve"> in LeanIX to allow </w:delText>
        </w:r>
        <w:r w:rsidR="00282426" w:rsidDel="00A531F8">
          <w:rPr>
            <w:rFonts w:hint="eastAsia"/>
          </w:rPr>
          <w:delText>for deployment</w:delText>
        </w:r>
      </w:del>
    </w:p>
    <w:p w14:paraId="03F44D5C" w14:textId="30AFD48F" w:rsidR="00CF0CDF" w:rsidDel="00A531F8" w:rsidRDefault="00240CA9" w:rsidP="00CC689A">
      <w:pPr>
        <w:pStyle w:val="ListParagraph"/>
        <w:numPr>
          <w:ilvl w:val="0"/>
          <w:numId w:val="21"/>
        </w:numPr>
        <w:rPr>
          <w:del w:id="776" w:author="David Klan" w:date="2026-01-08T14:05:00Z" w16du:dateUtc="2026-01-08T05:05:00Z"/>
        </w:rPr>
      </w:pPr>
      <w:del w:id="777" w:author="David Klan" w:date="2026-01-08T14:05:00Z" w16du:dateUtc="2026-01-08T05:05:00Z">
        <w:r w:rsidDel="00A531F8">
          <w:rPr>
            <w:rFonts w:hint="eastAsia"/>
          </w:rPr>
          <w:delText xml:space="preserve">Create </w:delText>
        </w:r>
        <w:r w:rsidDel="00A531F8">
          <w:delText>deployment</w:delText>
        </w:r>
        <w:r w:rsidDel="00A531F8">
          <w:rPr>
            <w:rFonts w:hint="eastAsia"/>
          </w:rPr>
          <w:delText xml:space="preserve"> pipeline to allow developers to </w:delText>
        </w:r>
        <w:r w:rsidR="00EC2468" w:rsidDel="00A531F8">
          <w:rPr>
            <w:rFonts w:hint="eastAsia"/>
          </w:rPr>
          <w:delText xml:space="preserve">deploy </w:delText>
        </w:r>
        <w:r w:rsidR="0020267E" w:rsidDel="00A531F8">
          <w:rPr>
            <w:rFonts w:hint="eastAsia"/>
          </w:rPr>
          <w:delText>to learn</w:delText>
        </w:r>
      </w:del>
    </w:p>
    <w:p w14:paraId="63DF3A44" w14:textId="43B18AEF" w:rsidR="0020267E" w:rsidDel="00A531F8" w:rsidRDefault="008D1CF5" w:rsidP="00CC689A">
      <w:pPr>
        <w:pStyle w:val="ListParagraph"/>
        <w:numPr>
          <w:ilvl w:val="0"/>
          <w:numId w:val="21"/>
        </w:numPr>
        <w:rPr>
          <w:del w:id="778" w:author="David Klan" w:date="2026-01-08T14:05:00Z" w16du:dateUtc="2026-01-08T05:05:00Z"/>
        </w:rPr>
      </w:pPr>
      <w:del w:id="779" w:author="David Klan" w:date="2026-01-08T14:05:00Z" w16du:dateUtc="2026-01-08T05:05:00Z">
        <w:r w:rsidDel="00A531F8">
          <w:rPr>
            <w:rFonts w:hint="eastAsia"/>
          </w:rPr>
          <w:delText>Regular training for new joiners (e.g. monthly)</w:delText>
        </w:r>
      </w:del>
    </w:p>
    <w:p w14:paraId="093C70F5" w14:textId="64F2CE58" w:rsidR="00646493" w:rsidDel="00A531F8" w:rsidRDefault="008D1CF5" w:rsidP="00CC689A">
      <w:pPr>
        <w:pStyle w:val="ListParagraph"/>
        <w:numPr>
          <w:ilvl w:val="0"/>
          <w:numId w:val="21"/>
        </w:numPr>
        <w:rPr>
          <w:del w:id="780" w:author="David Klan" w:date="2026-01-08T14:05:00Z" w16du:dateUtc="2026-01-08T05:05:00Z"/>
        </w:rPr>
      </w:pPr>
      <w:del w:id="781" w:author="David Klan" w:date="2026-01-08T14:05:00Z" w16du:dateUtc="2026-01-08T05:05:00Z">
        <w:r w:rsidDel="00A531F8">
          <w:rPr>
            <w:rFonts w:hint="eastAsia"/>
          </w:rPr>
          <w:delText xml:space="preserve">Regular refresher training for </w:delText>
        </w:r>
        <w:r w:rsidR="00000AC5" w:rsidDel="00A531F8">
          <w:rPr>
            <w:rFonts w:hint="eastAsia"/>
          </w:rPr>
          <w:delText>existing staff (e.g. quarterly)</w:delText>
        </w:r>
      </w:del>
    </w:p>
    <w:p w14:paraId="58CFCA14" w14:textId="05D7BDD3" w:rsidR="008B1436" w:rsidDel="00A531F8" w:rsidRDefault="008B1436" w:rsidP="008B1436">
      <w:pPr>
        <w:pStyle w:val="Heading2"/>
        <w:rPr>
          <w:del w:id="782" w:author="David Klan" w:date="2026-01-08T14:05:00Z" w16du:dateUtc="2026-01-08T05:05:00Z"/>
        </w:rPr>
      </w:pPr>
      <w:bookmarkStart w:id="783" w:name="_Toc216538433"/>
      <w:del w:id="784" w:author="David Klan" w:date="2026-01-08T14:05:00Z" w16du:dateUtc="2026-01-08T05:05:00Z">
        <w:r w:rsidDel="00A531F8">
          <w:rPr>
            <w:rFonts w:hint="eastAsia"/>
          </w:rPr>
          <w:delText xml:space="preserve">Improved Developer Experience </w:delText>
        </w:r>
        <w:r w:rsidDel="00A531F8">
          <w:delText>–</w:delText>
        </w:r>
        <w:r w:rsidDel="00A531F8">
          <w:rPr>
            <w:rFonts w:hint="eastAsia"/>
          </w:rPr>
          <w:delText xml:space="preserve"> Irritants</w:delText>
        </w:r>
        <w:bookmarkEnd w:id="783"/>
      </w:del>
    </w:p>
    <w:p w14:paraId="08F6067C" w14:textId="5A3FCEEB" w:rsidR="008B1436" w:rsidDel="00A531F8" w:rsidRDefault="008B1436" w:rsidP="008B1436">
      <w:pPr>
        <w:pStyle w:val="Heading3"/>
        <w:rPr>
          <w:del w:id="785" w:author="David Klan" w:date="2026-01-08T14:05:00Z" w16du:dateUtc="2026-01-08T05:05:00Z"/>
        </w:rPr>
      </w:pPr>
      <w:bookmarkStart w:id="786" w:name="_Toc216538434"/>
      <w:del w:id="787" w:author="David Klan" w:date="2026-01-08T14:05:00Z" w16du:dateUtc="2026-01-08T05:05:00Z">
        <w:r w:rsidDel="00A531F8">
          <w:rPr>
            <w:rFonts w:hint="eastAsia"/>
          </w:rPr>
          <w:delText>Objective</w:delText>
        </w:r>
        <w:bookmarkEnd w:id="786"/>
      </w:del>
    </w:p>
    <w:p w14:paraId="6E723F1F" w14:textId="703911C1" w:rsidR="008B1436" w:rsidDel="00A531F8" w:rsidRDefault="007401CF" w:rsidP="00CC689A">
      <w:pPr>
        <w:pStyle w:val="ListParagraph"/>
        <w:numPr>
          <w:ilvl w:val="0"/>
          <w:numId w:val="20"/>
        </w:numPr>
        <w:rPr>
          <w:del w:id="788" w:author="David Klan" w:date="2026-01-08T14:05:00Z" w16du:dateUtc="2026-01-08T05:05:00Z"/>
        </w:rPr>
      </w:pPr>
      <w:del w:id="789" w:author="David Klan" w:date="2026-01-08T14:05:00Z" w16du:dateUtc="2026-01-08T05:05:00Z">
        <w:r w:rsidDel="00A531F8">
          <w:rPr>
            <w:rFonts w:hint="eastAsia"/>
          </w:rPr>
          <w:delText xml:space="preserve">Identify candidates for improvements </w:delText>
        </w:r>
        <w:r w:rsidDel="00A531F8">
          <w:delText>through</w:delText>
        </w:r>
        <w:r w:rsidDel="00A531F8">
          <w:rPr>
            <w:rFonts w:hint="eastAsia"/>
          </w:rPr>
          <w:delText xml:space="preserve"> regular check ins with developers</w:delText>
        </w:r>
      </w:del>
    </w:p>
    <w:p w14:paraId="29482F51" w14:textId="48F18D9C" w:rsidR="008B1436" w:rsidDel="00A531F8" w:rsidRDefault="008B1436" w:rsidP="008B1436">
      <w:pPr>
        <w:pStyle w:val="Heading3"/>
        <w:rPr>
          <w:del w:id="790" w:author="David Klan" w:date="2026-01-08T14:05:00Z" w16du:dateUtc="2026-01-08T05:05:00Z"/>
        </w:rPr>
      </w:pPr>
      <w:bookmarkStart w:id="791" w:name="_Toc216538435"/>
      <w:del w:id="792" w:author="David Klan" w:date="2026-01-08T14:05:00Z" w16du:dateUtc="2026-01-08T05:05:00Z">
        <w:r w:rsidDel="00A531F8">
          <w:rPr>
            <w:rFonts w:hint="eastAsia"/>
          </w:rPr>
          <w:delText>Proposed Approach</w:delText>
        </w:r>
        <w:bookmarkEnd w:id="791"/>
      </w:del>
    </w:p>
    <w:p w14:paraId="0631C7C9" w14:textId="6E5FA51E" w:rsidR="00C475B6" w:rsidDel="00A531F8" w:rsidRDefault="00C475B6" w:rsidP="00CC689A">
      <w:pPr>
        <w:pStyle w:val="ListParagraph"/>
        <w:numPr>
          <w:ilvl w:val="0"/>
          <w:numId w:val="21"/>
        </w:numPr>
        <w:rPr>
          <w:del w:id="793" w:author="David Klan" w:date="2026-01-08T14:05:00Z" w16du:dateUtc="2026-01-08T05:05:00Z"/>
        </w:rPr>
      </w:pPr>
      <w:del w:id="794" w:author="David Klan" w:date="2026-01-08T14:05:00Z" w16du:dateUtc="2026-01-08T05:05:00Z">
        <w:r w:rsidDel="00A531F8">
          <w:rPr>
            <w:rFonts w:hint="eastAsia"/>
          </w:rPr>
          <w:delText xml:space="preserve">Survey all Developers </w:delText>
        </w:r>
        <w:r w:rsidDel="00A531F8">
          <w:delText>–</w:delText>
        </w:r>
        <w:r w:rsidDel="00A531F8">
          <w:rPr>
            <w:rFonts w:hint="eastAsia"/>
          </w:rPr>
          <w:delText xml:space="preserve"> both employees and contractor twice a year using a monthly survey</w:delText>
        </w:r>
      </w:del>
    </w:p>
    <w:p w14:paraId="1D32D77C" w14:textId="72972EC8" w:rsidR="008B1436" w:rsidDel="00A531F8" w:rsidRDefault="00637D3B" w:rsidP="00CC689A">
      <w:pPr>
        <w:pStyle w:val="ListParagraph"/>
        <w:numPr>
          <w:ilvl w:val="0"/>
          <w:numId w:val="21"/>
        </w:numPr>
        <w:rPr>
          <w:del w:id="795" w:author="David Klan" w:date="2026-01-08T14:05:00Z" w16du:dateUtc="2026-01-08T05:05:00Z"/>
        </w:rPr>
      </w:pPr>
      <w:del w:id="796" w:author="David Klan" w:date="2026-01-08T14:05:00Z" w16du:dateUtc="2026-01-08T05:05:00Z">
        <w:r w:rsidDel="00A531F8">
          <w:rPr>
            <w:rFonts w:hint="eastAsia"/>
          </w:rPr>
          <w:delText>Survey new developers within one month of joining</w:delText>
        </w:r>
        <w:r w:rsidR="002B221C" w:rsidDel="00A531F8">
          <w:rPr>
            <w:rFonts w:hint="eastAsia"/>
          </w:rPr>
          <w:delText xml:space="preserve"> for feedback on annoyances</w:delText>
        </w:r>
      </w:del>
    </w:p>
    <w:p w14:paraId="42F76347" w14:textId="4AC33F24" w:rsidR="008E53E4" w:rsidDel="00A531F8" w:rsidRDefault="008E53E4" w:rsidP="000E72F0">
      <w:pPr>
        <w:pStyle w:val="Heading2"/>
        <w:rPr>
          <w:del w:id="797" w:author="David Klan" w:date="2026-01-08T14:05:00Z" w16du:dateUtc="2026-01-08T05:05:00Z"/>
        </w:rPr>
      </w:pPr>
      <w:bookmarkStart w:id="798" w:name="_Toc216538436"/>
      <w:del w:id="799" w:author="David Klan" w:date="2026-01-08T14:05:00Z" w16du:dateUtc="2026-01-08T05:05:00Z">
        <w:r w:rsidDel="00A531F8">
          <w:rPr>
            <w:rFonts w:hint="eastAsia"/>
          </w:rPr>
          <w:delText xml:space="preserve">Improved Developer Experience </w:delText>
        </w:r>
        <w:r w:rsidDel="00A531F8">
          <w:delText>–</w:delText>
        </w:r>
        <w:r w:rsidDel="00A531F8">
          <w:rPr>
            <w:rFonts w:hint="eastAsia"/>
          </w:rPr>
          <w:delText xml:space="preserve"> Faster Service</w:delText>
        </w:r>
        <w:bookmarkEnd w:id="798"/>
      </w:del>
    </w:p>
    <w:p w14:paraId="0E65AEA8" w14:textId="00F938DB" w:rsidR="008E53E4" w:rsidDel="00A531F8" w:rsidRDefault="008E53E4" w:rsidP="008E53E4">
      <w:pPr>
        <w:rPr>
          <w:del w:id="800" w:author="David Klan" w:date="2026-01-08T14:05:00Z" w16du:dateUtc="2026-01-08T05:05:00Z"/>
        </w:rPr>
      </w:pPr>
      <w:del w:id="801" w:author="David Klan" w:date="2026-01-08T14:05:00Z" w16du:dateUtc="2026-01-08T05:05:00Z">
        <w:r w:rsidDel="00A531F8">
          <w:rPr>
            <w:rFonts w:hint="eastAsia"/>
          </w:rPr>
          <w:delText xml:space="preserve">Objective </w:delText>
        </w:r>
      </w:del>
    </w:p>
    <w:p w14:paraId="2F0004F8" w14:textId="5AE68B43" w:rsidR="008E53E4" w:rsidDel="00A531F8" w:rsidRDefault="008E53E4" w:rsidP="00CC689A">
      <w:pPr>
        <w:pStyle w:val="ListParagraph"/>
        <w:numPr>
          <w:ilvl w:val="0"/>
          <w:numId w:val="33"/>
        </w:numPr>
        <w:rPr>
          <w:del w:id="802" w:author="David Klan" w:date="2026-01-08T14:05:00Z" w16du:dateUtc="2026-01-08T05:05:00Z"/>
        </w:rPr>
      </w:pPr>
      <w:del w:id="803" w:author="David Klan" w:date="2026-01-08T14:05:00Z" w16du:dateUtc="2026-01-08T05:05:00Z">
        <w:r w:rsidDel="00A531F8">
          <w:rPr>
            <w:rFonts w:hint="eastAsia"/>
          </w:rPr>
          <w:delText xml:space="preserve">Measure </w:delText>
        </w:r>
        <w:r w:rsidR="00277645" w:rsidDel="00A531F8">
          <w:rPr>
            <w:rFonts w:hint="eastAsia"/>
          </w:rPr>
          <w:delText xml:space="preserve">service request approval, assignment and </w:delText>
        </w:r>
        <w:r w:rsidR="00277645" w:rsidDel="00A531F8">
          <w:delText>fulfilment</w:delText>
        </w:r>
        <w:r w:rsidR="00277645" w:rsidDel="00A531F8">
          <w:rPr>
            <w:rFonts w:hint="eastAsia"/>
          </w:rPr>
          <w:delText xml:space="preserve"> speed</w:delText>
        </w:r>
      </w:del>
    </w:p>
    <w:p w14:paraId="25B96386" w14:textId="158350CA" w:rsidR="00277645" w:rsidDel="00A531F8" w:rsidRDefault="00277645" w:rsidP="00CC689A">
      <w:pPr>
        <w:pStyle w:val="ListParagraph"/>
        <w:numPr>
          <w:ilvl w:val="0"/>
          <w:numId w:val="33"/>
        </w:numPr>
        <w:rPr>
          <w:del w:id="804" w:author="David Klan" w:date="2026-01-08T14:05:00Z" w16du:dateUtc="2026-01-08T05:05:00Z"/>
        </w:rPr>
      </w:pPr>
      <w:del w:id="805" w:author="David Klan" w:date="2026-01-08T14:05:00Z" w16du:dateUtc="2026-01-08T05:05:00Z">
        <w:r w:rsidDel="00A531F8">
          <w:rPr>
            <w:rFonts w:hint="eastAsia"/>
          </w:rPr>
          <w:delText xml:space="preserve">Measure service </w:delText>
        </w:r>
        <w:r w:rsidR="00417DFD" w:rsidDel="00A531F8">
          <w:rPr>
            <w:rFonts w:hint="eastAsia"/>
          </w:rPr>
          <w:delText xml:space="preserve">request that have been fulfilled in </w:delText>
        </w:r>
        <w:r w:rsidR="00417DFD" w:rsidDel="00A531F8">
          <w:delText>“</w:delText>
        </w:r>
        <w:r w:rsidR="00417DFD" w:rsidDel="00A531F8">
          <w:rPr>
            <w:rFonts w:hint="eastAsia"/>
          </w:rPr>
          <w:delText>not in good order</w:delText>
        </w:r>
        <w:r w:rsidR="00417DFD" w:rsidDel="00A531F8">
          <w:delText>”</w:delText>
        </w:r>
        <w:r w:rsidR="00417DFD" w:rsidDel="00A531F8">
          <w:rPr>
            <w:rFonts w:hint="eastAsia"/>
          </w:rPr>
          <w:delText xml:space="preserve"> </w:delText>
        </w:r>
      </w:del>
    </w:p>
    <w:p w14:paraId="46191502" w14:textId="69BF1CA3" w:rsidR="00277645" w:rsidRPr="008E53E4" w:rsidDel="00A531F8" w:rsidRDefault="00277645" w:rsidP="00417DFD">
      <w:pPr>
        <w:rPr>
          <w:del w:id="806" w:author="David Klan" w:date="2026-01-08T14:05:00Z" w16du:dateUtc="2026-01-08T05:05:00Z"/>
        </w:rPr>
      </w:pPr>
    </w:p>
    <w:p w14:paraId="77C58AFD" w14:textId="3AC7259B" w:rsidR="00AF5B45" w:rsidDel="00A531F8" w:rsidRDefault="00903009" w:rsidP="000E72F0">
      <w:pPr>
        <w:pStyle w:val="Heading2"/>
        <w:rPr>
          <w:del w:id="807" w:author="David Klan" w:date="2026-01-08T14:05:00Z" w16du:dateUtc="2026-01-08T05:05:00Z"/>
        </w:rPr>
      </w:pPr>
      <w:bookmarkStart w:id="808" w:name="_Toc216538437"/>
      <w:del w:id="809" w:author="David Klan" w:date="2026-01-08T14:05:00Z" w16du:dateUtc="2026-01-08T05:05:00Z">
        <w:r w:rsidDel="00A531F8">
          <w:rPr>
            <w:rFonts w:hint="eastAsia"/>
          </w:rPr>
          <w:delText xml:space="preserve">POC </w:delText>
        </w:r>
        <w:r w:rsidR="000E72F0" w:rsidDel="00A531F8">
          <w:rPr>
            <w:rFonts w:hint="eastAsia"/>
          </w:rPr>
          <w:delText>Replacement for Jenkins</w:delText>
        </w:r>
        <w:bookmarkEnd w:id="808"/>
      </w:del>
    </w:p>
    <w:p w14:paraId="0F707BF9" w14:textId="033B29AF" w:rsidR="000E72F0" w:rsidDel="00A531F8" w:rsidRDefault="000E72F0" w:rsidP="000E72F0">
      <w:pPr>
        <w:pStyle w:val="Heading3"/>
        <w:rPr>
          <w:del w:id="810" w:author="David Klan" w:date="2026-01-08T14:05:00Z" w16du:dateUtc="2026-01-08T05:05:00Z"/>
        </w:rPr>
      </w:pPr>
      <w:bookmarkStart w:id="811" w:name="_Toc216538438"/>
      <w:del w:id="812" w:author="David Klan" w:date="2026-01-08T14:05:00Z" w16du:dateUtc="2026-01-08T05:05:00Z">
        <w:r w:rsidDel="00A531F8">
          <w:rPr>
            <w:rFonts w:hint="eastAsia"/>
          </w:rPr>
          <w:delText>Objective</w:delText>
        </w:r>
        <w:bookmarkEnd w:id="811"/>
      </w:del>
    </w:p>
    <w:p w14:paraId="3EA15F08" w14:textId="0F957CE5" w:rsidR="00903009" w:rsidDel="00A531F8" w:rsidRDefault="000E72F0" w:rsidP="00CC689A">
      <w:pPr>
        <w:pStyle w:val="ListParagraph"/>
        <w:numPr>
          <w:ilvl w:val="0"/>
          <w:numId w:val="23"/>
        </w:numPr>
        <w:rPr>
          <w:del w:id="813" w:author="David Klan" w:date="2026-01-08T14:05:00Z" w16du:dateUtc="2026-01-08T05:05:00Z"/>
        </w:rPr>
      </w:pPr>
      <w:del w:id="814" w:author="David Klan" w:date="2026-01-08T14:05:00Z" w16du:dateUtc="2026-01-08T05:05:00Z">
        <w:r w:rsidDel="00A531F8">
          <w:rPr>
            <w:rFonts w:hint="eastAsia"/>
          </w:rPr>
          <w:delText xml:space="preserve">Develop </w:delText>
        </w:r>
        <w:r w:rsidR="00275B57" w:rsidDel="00A531F8">
          <w:rPr>
            <w:rFonts w:hint="eastAsia"/>
          </w:rPr>
          <w:delText xml:space="preserve">a Github Action based pipeline </w:delText>
        </w:r>
      </w:del>
    </w:p>
    <w:p w14:paraId="3B75B54F" w14:textId="6A5DAE6B" w:rsidR="009D08CC" w:rsidDel="00A531F8" w:rsidRDefault="00903009" w:rsidP="00903009">
      <w:pPr>
        <w:pStyle w:val="Heading3"/>
        <w:rPr>
          <w:del w:id="815" w:author="David Klan" w:date="2026-01-08T14:05:00Z" w16du:dateUtc="2026-01-08T05:05:00Z"/>
        </w:rPr>
      </w:pPr>
      <w:bookmarkStart w:id="816" w:name="_Toc216538439"/>
      <w:del w:id="817" w:author="David Klan" w:date="2026-01-08T14:05:00Z" w16du:dateUtc="2026-01-08T05:05:00Z">
        <w:r w:rsidDel="00A531F8">
          <w:rPr>
            <w:rFonts w:hint="eastAsia"/>
          </w:rPr>
          <w:delText>Proposed Approach</w:delText>
        </w:r>
        <w:bookmarkEnd w:id="816"/>
      </w:del>
    </w:p>
    <w:p w14:paraId="1BB58A82" w14:textId="3FAC1830" w:rsidR="00903009" w:rsidDel="00A531F8" w:rsidRDefault="00903009" w:rsidP="00CC689A">
      <w:pPr>
        <w:pStyle w:val="ListParagraph"/>
        <w:numPr>
          <w:ilvl w:val="0"/>
          <w:numId w:val="23"/>
        </w:numPr>
        <w:rPr>
          <w:del w:id="818" w:author="David Klan" w:date="2026-01-08T14:05:00Z" w16du:dateUtc="2026-01-08T05:05:00Z"/>
        </w:rPr>
      </w:pPr>
      <w:del w:id="819" w:author="David Klan" w:date="2026-01-08T14:05:00Z" w16du:dateUtc="2026-01-08T05:05:00Z">
        <w:r w:rsidDel="00A531F8">
          <w:rPr>
            <w:rFonts w:hint="eastAsia"/>
          </w:rPr>
          <w:delText xml:space="preserve">Work </w:delText>
        </w:r>
        <w:r w:rsidDel="00A531F8">
          <w:delText>together</w:delText>
        </w:r>
        <w:r w:rsidDel="00A531F8">
          <w:rPr>
            <w:rFonts w:hint="eastAsia"/>
          </w:rPr>
          <w:delText xml:space="preserve"> with GWAM and North A</w:delText>
        </w:r>
        <w:r w:rsidDel="00A531F8">
          <w:delText>m</w:delText>
        </w:r>
        <w:r w:rsidDel="00A531F8">
          <w:rPr>
            <w:rFonts w:hint="eastAsia"/>
          </w:rPr>
          <w:delText xml:space="preserve">erica team to </w:delText>
        </w:r>
        <w:r w:rsidDel="00A531F8">
          <w:delText>understan</w:delText>
        </w:r>
        <w:r w:rsidDel="00A531F8">
          <w:rPr>
            <w:rFonts w:hint="eastAsia"/>
          </w:rPr>
          <w:delText>d their configuration and how they meet Manulife Standards</w:delText>
        </w:r>
      </w:del>
    </w:p>
    <w:p w14:paraId="42C87E78" w14:textId="34ADE822" w:rsidR="00903009" w:rsidDel="00A531F8" w:rsidRDefault="00AE2FFA" w:rsidP="00CC689A">
      <w:pPr>
        <w:pStyle w:val="ListParagraph"/>
        <w:numPr>
          <w:ilvl w:val="0"/>
          <w:numId w:val="23"/>
        </w:numPr>
        <w:rPr>
          <w:del w:id="820" w:author="David Klan" w:date="2026-01-08T14:05:00Z" w16du:dateUtc="2026-01-08T05:05:00Z"/>
        </w:rPr>
      </w:pPr>
      <w:del w:id="821" w:author="David Klan" w:date="2026-01-08T14:05:00Z" w16du:dateUtc="2026-01-08T05:05:00Z">
        <w:r w:rsidDel="00A531F8">
          <w:rPr>
            <w:rFonts w:hint="eastAsia"/>
          </w:rPr>
          <w:delText xml:space="preserve">Create a basic pipelines based on </w:delText>
        </w:r>
        <w:r w:rsidDel="00A531F8">
          <w:delText>“</w:delText>
        </w:r>
        <w:r w:rsidDel="00A531F8">
          <w:rPr>
            <w:rFonts w:hint="eastAsia"/>
          </w:rPr>
          <w:delText>Hello World</w:delText>
        </w:r>
        <w:r w:rsidDel="00A531F8">
          <w:delText>”</w:delText>
        </w:r>
        <w:r w:rsidDel="00A531F8">
          <w:rPr>
            <w:rFonts w:hint="eastAsia"/>
          </w:rPr>
          <w:delText xml:space="preserve"> app to test approach</w:delText>
        </w:r>
      </w:del>
    </w:p>
    <w:p w14:paraId="70DA81FA" w14:textId="7204CC26" w:rsidR="00E9451F" w:rsidDel="00A531F8" w:rsidRDefault="00E9451F" w:rsidP="00CC689A">
      <w:pPr>
        <w:pStyle w:val="ListParagraph"/>
        <w:numPr>
          <w:ilvl w:val="0"/>
          <w:numId w:val="23"/>
        </w:numPr>
        <w:rPr>
          <w:del w:id="822" w:author="David Klan" w:date="2026-01-08T14:05:00Z" w16du:dateUtc="2026-01-08T05:05:00Z"/>
        </w:rPr>
      </w:pPr>
      <w:del w:id="823" w:author="David Klan" w:date="2026-01-08T14:05:00Z" w16du:dateUtc="2026-01-08T05:05:00Z">
        <w:r w:rsidDel="00A531F8">
          <w:rPr>
            <w:rFonts w:hint="eastAsia"/>
          </w:rPr>
          <w:delText xml:space="preserve">Work with Enterprise architects to </w:delText>
        </w:r>
        <w:r w:rsidR="005A6718" w:rsidDel="00A531F8">
          <w:rPr>
            <w:rFonts w:hint="eastAsia"/>
          </w:rPr>
          <w:delText>formalize approach</w:delText>
        </w:r>
      </w:del>
    </w:p>
    <w:p w14:paraId="3759BC97" w14:textId="37556639" w:rsidR="005A6718" w:rsidDel="00A531F8" w:rsidRDefault="005A6718" w:rsidP="00CC689A">
      <w:pPr>
        <w:pStyle w:val="ListParagraph"/>
        <w:numPr>
          <w:ilvl w:val="0"/>
          <w:numId w:val="23"/>
        </w:numPr>
        <w:rPr>
          <w:del w:id="824" w:author="David Klan" w:date="2026-01-08T14:05:00Z" w16du:dateUtc="2026-01-08T05:05:00Z"/>
        </w:rPr>
      </w:pPr>
      <w:del w:id="825" w:author="David Klan" w:date="2026-01-08T14:05:00Z" w16du:dateUtc="2026-01-08T05:05:00Z">
        <w:r w:rsidDel="00A531F8">
          <w:rPr>
            <w:rFonts w:hint="eastAsia"/>
          </w:rPr>
          <w:delText xml:space="preserve">If approved </w:delText>
        </w:r>
        <w:r w:rsidDel="00A531F8">
          <w:delText>–</w:delText>
        </w:r>
        <w:r w:rsidDel="00A531F8">
          <w:rPr>
            <w:rFonts w:hint="eastAsia"/>
          </w:rPr>
          <w:delText xml:space="preserve"> work on approach </w:delText>
        </w:r>
        <w:r w:rsidDel="00A531F8">
          <w:delText>for</w:delText>
        </w:r>
        <w:r w:rsidDel="00A531F8">
          <w:rPr>
            <w:rFonts w:hint="eastAsia"/>
          </w:rPr>
          <w:delText xml:space="preserve"> </w:delText>
        </w:r>
        <w:r w:rsidDel="00A531F8">
          <w:delText>“</w:delText>
        </w:r>
        <w:r w:rsidDel="00A531F8">
          <w:rPr>
            <w:rFonts w:hint="eastAsia"/>
          </w:rPr>
          <w:delText>Jenkins</w:delText>
        </w:r>
        <w:r w:rsidDel="00A531F8">
          <w:delText>”</w:delText>
        </w:r>
        <w:r w:rsidDel="00A531F8">
          <w:rPr>
            <w:rFonts w:hint="eastAsia"/>
          </w:rPr>
          <w:delText xml:space="preserve"> less pipeline approach</w:delText>
        </w:r>
      </w:del>
    </w:p>
    <w:p w14:paraId="77E66A0E" w14:textId="77777777" w:rsidR="005A6718" w:rsidRDefault="005A6718" w:rsidP="005A6718"/>
    <w:p w14:paraId="6FDE15F4" w14:textId="18154CA2" w:rsidR="00CA1075" w:rsidRDefault="006A2BED" w:rsidP="00CA1075">
      <w:pPr>
        <w:pStyle w:val="Heading2"/>
      </w:pPr>
      <w:bookmarkStart w:id="826" w:name="_Toc216538440"/>
      <w:ins w:id="827" w:author="David Klan" w:date="2026-01-06T14:42:00Z" w16du:dateUtc="2026-01-06T05:42:00Z">
        <w:r>
          <w:t>*</w:t>
        </w:r>
      </w:ins>
      <w:r w:rsidR="00CA1075">
        <w:rPr>
          <w:rFonts w:hint="eastAsia"/>
        </w:rPr>
        <w:t>Reliability Engineering Operational Procedure Alignment to Standards</w:t>
      </w:r>
      <w:bookmarkEnd w:id="826"/>
    </w:p>
    <w:p w14:paraId="35FD27BB" w14:textId="77777777" w:rsidR="00CA1075" w:rsidRDefault="00CA1075" w:rsidP="00CA1075">
      <w:pPr>
        <w:pStyle w:val="Heading3"/>
      </w:pPr>
      <w:bookmarkStart w:id="828" w:name="_Toc216538441"/>
      <w:r>
        <w:rPr>
          <w:rFonts w:hint="eastAsia"/>
        </w:rPr>
        <w:t>Objective</w:t>
      </w:r>
      <w:bookmarkEnd w:id="828"/>
    </w:p>
    <w:p w14:paraId="4BE9EE99" w14:textId="77777777" w:rsidR="00CA1075" w:rsidRDefault="00CA1075" w:rsidP="00CA1075">
      <w:r>
        <w:rPr>
          <w:rFonts w:hint="eastAsia"/>
        </w:rPr>
        <w:t xml:space="preserve">Ensure all services are </w:t>
      </w:r>
      <w:r>
        <w:t>provid</w:t>
      </w:r>
      <w:r>
        <w:rPr>
          <w:rFonts w:hint="eastAsia"/>
        </w:rPr>
        <w:t>ed are compliant to Manulife Standards</w:t>
      </w:r>
    </w:p>
    <w:p w14:paraId="6873503A" w14:textId="77777777" w:rsidR="00CA1075" w:rsidRDefault="00CA1075" w:rsidP="00CA1075">
      <w:pPr>
        <w:pStyle w:val="Heading3"/>
      </w:pPr>
      <w:bookmarkStart w:id="829" w:name="_Toc216538442"/>
      <w:r>
        <w:rPr>
          <w:rFonts w:hint="eastAsia"/>
        </w:rPr>
        <w:t>Challenges</w:t>
      </w:r>
      <w:bookmarkEnd w:id="829"/>
    </w:p>
    <w:p w14:paraId="2AD9A972" w14:textId="77777777" w:rsidR="00CA1075" w:rsidRDefault="00CA1075" w:rsidP="00CA1075">
      <w:r>
        <w:rPr>
          <w:rFonts w:hint="eastAsia"/>
        </w:rPr>
        <w:t xml:space="preserve">Few if no standard operating procedure document are available in Manulife </w:t>
      </w:r>
    </w:p>
    <w:p w14:paraId="7B465539" w14:textId="77777777" w:rsidR="00CA1075" w:rsidRDefault="00CA1075" w:rsidP="00CA1075">
      <w:pPr>
        <w:pStyle w:val="Heading3"/>
      </w:pPr>
      <w:bookmarkStart w:id="830" w:name="_Toc216538443"/>
      <w:r>
        <w:rPr>
          <w:rFonts w:hint="eastAsia"/>
        </w:rPr>
        <w:t>Proposed approach</w:t>
      </w:r>
      <w:bookmarkEnd w:id="830"/>
    </w:p>
    <w:p w14:paraId="5440719A" w14:textId="77777777" w:rsidR="00CA1075" w:rsidRDefault="00CA1075" w:rsidP="00CA1075">
      <w:r>
        <w:rPr>
          <w:rFonts w:hint="eastAsia"/>
        </w:rPr>
        <w:t xml:space="preserve">Focus on smaller initial subset and build out operating procedures based on a standard template that is revised. Assign a </w:t>
      </w:r>
      <w:r>
        <w:t>member</w:t>
      </w:r>
      <w:r>
        <w:rPr>
          <w:rFonts w:hint="eastAsia"/>
        </w:rPr>
        <w:t xml:space="preserve"> to each standard and have them summarize and share with team members and then update the SOP</w:t>
      </w:r>
    </w:p>
    <w:p w14:paraId="47531190" w14:textId="77777777" w:rsidR="00CA1075" w:rsidRDefault="00CA1075" w:rsidP="00CA1075">
      <w:r>
        <w:rPr>
          <w:rFonts w:hint="eastAsia"/>
        </w:rPr>
        <w:t>Standards:</w:t>
      </w:r>
    </w:p>
    <w:p w14:paraId="58D59B60" w14:textId="4B1EDD40" w:rsidR="00CA1075" w:rsidRDefault="00CA1075" w:rsidP="00CC689A">
      <w:pPr>
        <w:pStyle w:val="ListParagraph"/>
        <w:numPr>
          <w:ilvl w:val="0"/>
          <w:numId w:val="13"/>
        </w:numPr>
      </w:pPr>
      <w:r>
        <w:t>INFORMATION CLASSIFICATION AND HANDLING STANDARD</w:t>
      </w:r>
      <w:r>
        <w:rPr>
          <w:rFonts w:hint="eastAsia"/>
        </w:rPr>
        <w:t xml:space="preserve"> </w:t>
      </w:r>
      <w:r w:rsidR="005368A2">
        <w:t>–</w:t>
      </w:r>
      <w:r>
        <w:rPr>
          <w:rFonts w:hint="eastAsia"/>
        </w:rPr>
        <w:t xml:space="preserve"> </w:t>
      </w:r>
      <w:r>
        <w:t>MFC-STA-001</w:t>
      </w:r>
    </w:p>
    <w:p w14:paraId="15B69874" w14:textId="6ED4D0DA" w:rsidR="00CA1075" w:rsidRDefault="00CA1075" w:rsidP="00CC689A">
      <w:pPr>
        <w:pStyle w:val="ListParagraph"/>
        <w:numPr>
          <w:ilvl w:val="0"/>
          <w:numId w:val="13"/>
        </w:numPr>
      </w:pPr>
      <w:r>
        <w:t>OPERATIONS SECURITY STANDARD</w:t>
      </w:r>
      <w:r>
        <w:rPr>
          <w:rFonts w:hint="eastAsia"/>
        </w:rPr>
        <w:t xml:space="preserve"> </w:t>
      </w:r>
      <w:r w:rsidR="005368A2">
        <w:t>–</w:t>
      </w:r>
      <w:r>
        <w:rPr>
          <w:rFonts w:hint="eastAsia"/>
        </w:rPr>
        <w:t xml:space="preserve"> </w:t>
      </w:r>
      <w:r>
        <w:t>MFC-STA-005</w:t>
      </w:r>
    </w:p>
    <w:p w14:paraId="1903672B" w14:textId="12FC1DFB" w:rsidR="00CA1075" w:rsidRDefault="00CA1075" w:rsidP="00CC689A">
      <w:pPr>
        <w:pStyle w:val="ListParagraph"/>
        <w:numPr>
          <w:ilvl w:val="0"/>
          <w:numId w:val="13"/>
        </w:numPr>
      </w:pPr>
      <w:r>
        <w:t>VULNERABILITY MANAGEMENT</w:t>
      </w:r>
      <w:r>
        <w:rPr>
          <w:rFonts w:hint="eastAsia"/>
        </w:rPr>
        <w:t xml:space="preserve"> </w:t>
      </w:r>
      <w:r>
        <w:t>STANDARD</w:t>
      </w:r>
      <w:r>
        <w:rPr>
          <w:rFonts w:hint="eastAsia"/>
        </w:rPr>
        <w:t xml:space="preserve"> </w:t>
      </w:r>
      <w:r w:rsidR="005368A2">
        <w:t>–</w:t>
      </w:r>
      <w:r>
        <w:rPr>
          <w:rFonts w:hint="eastAsia"/>
        </w:rPr>
        <w:t xml:space="preserve"> </w:t>
      </w:r>
      <w:r>
        <w:t>MFC-STA-010</w:t>
      </w:r>
    </w:p>
    <w:p w14:paraId="3299ABF9" w14:textId="20417EB9" w:rsidR="00CA1075" w:rsidRDefault="00CA1075" w:rsidP="00CC689A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CRYPTOGRAPHIC SAFEGUARDS STANDARD </w:t>
      </w:r>
      <w:r w:rsidR="005368A2">
        <w:t>–</w:t>
      </w:r>
      <w:r>
        <w:rPr>
          <w:rFonts w:hint="eastAsia"/>
        </w:rPr>
        <w:t xml:space="preserve"> MFC-STA-013</w:t>
      </w:r>
    </w:p>
    <w:p w14:paraId="4C6730A5" w14:textId="2D40FC58" w:rsidR="00CA1075" w:rsidRDefault="00CA1075" w:rsidP="00CC689A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LOGGING AND MONITORING STANDARD </w:t>
      </w:r>
      <w:r w:rsidR="005368A2">
        <w:t>–</w:t>
      </w:r>
      <w:r>
        <w:rPr>
          <w:rFonts w:hint="eastAsia"/>
        </w:rPr>
        <w:t xml:space="preserve"> MFC-STA-025</w:t>
      </w:r>
    </w:p>
    <w:p w14:paraId="2DC204D5" w14:textId="5570CA3C" w:rsidR="00CA1075" w:rsidRDefault="00CA1075" w:rsidP="00CC689A">
      <w:pPr>
        <w:pStyle w:val="ListParagraph"/>
        <w:numPr>
          <w:ilvl w:val="0"/>
          <w:numId w:val="13"/>
        </w:numPr>
      </w:pPr>
      <w:r>
        <w:t>IT ASSET MANAGEMENT STANDARD</w:t>
      </w:r>
      <w:r>
        <w:rPr>
          <w:rFonts w:hint="eastAsia"/>
        </w:rPr>
        <w:t xml:space="preserve"> </w:t>
      </w:r>
      <w:r w:rsidR="005368A2">
        <w:t>–</w:t>
      </w:r>
      <w:r>
        <w:rPr>
          <w:rFonts w:hint="eastAsia"/>
        </w:rPr>
        <w:t xml:space="preserve"> </w:t>
      </w:r>
      <w:r>
        <w:t>MFC-STA-031</w:t>
      </w:r>
    </w:p>
    <w:p w14:paraId="07401F85" w14:textId="421363DA" w:rsidR="00CA1075" w:rsidRDefault="00CA1075" w:rsidP="00CC689A">
      <w:pPr>
        <w:pStyle w:val="ListParagraph"/>
        <w:numPr>
          <w:ilvl w:val="0"/>
          <w:numId w:val="13"/>
        </w:numPr>
      </w:pPr>
      <w:r>
        <w:t>SECURE DESTRUCTION STANDARD</w:t>
      </w:r>
      <w:r>
        <w:rPr>
          <w:rFonts w:hint="eastAsia"/>
        </w:rPr>
        <w:t xml:space="preserve"> </w:t>
      </w:r>
      <w:r w:rsidR="005368A2">
        <w:t>–</w:t>
      </w:r>
      <w:r>
        <w:rPr>
          <w:rFonts w:hint="eastAsia"/>
        </w:rPr>
        <w:t xml:space="preserve"> </w:t>
      </w:r>
      <w:r>
        <w:t>MFC-STA-032</w:t>
      </w:r>
    </w:p>
    <w:p w14:paraId="4205F760" w14:textId="77777777" w:rsidR="00CA1075" w:rsidRDefault="00CA1075" w:rsidP="00CC689A">
      <w:pPr>
        <w:pStyle w:val="ListParagraph"/>
        <w:numPr>
          <w:ilvl w:val="0"/>
          <w:numId w:val="13"/>
        </w:numPr>
      </w:pPr>
      <w:r>
        <w:t>Third-Party Risk Management Standard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-  </w:t>
      </w:r>
      <w:r>
        <w:t>MFC</w:t>
      </w:r>
      <w:proofErr w:type="gramEnd"/>
      <w:r>
        <w:t>-OR-STA-005</w:t>
      </w:r>
    </w:p>
    <w:p w14:paraId="1D0B34DF" w14:textId="23FA8138" w:rsidR="005A6718" w:rsidRDefault="006A2BED" w:rsidP="00696394">
      <w:pPr>
        <w:pStyle w:val="Heading2"/>
      </w:pPr>
      <w:bookmarkStart w:id="831" w:name="_Toc216538444"/>
      <w:ins w:id="832" w:author="David Klan" w:date="2026-01-06T14:42:00Z" w16du:dateUtc="2026-01-06T05:42:00Z">
        <w:r>
          <w:t>*</w:t>
        </w:r>
      </w:ins>
      <w:r w:rsidR="00696394">
        <w:rPr>
          <w:rFonts w:hint="eastAsia"/>
        </w:rPr>
        <w:t xml:space="preserve">Pipeline </w:t>
      </w:r>
      <w:r w:rsidR="005368A2">
        <w:rPr>
          <w:rFonts w:hint="eastAsia"/>
        </w:rPr>
        <w:t xml:space="preserve">Component </w:t>
      </w:r>
      <w:r w:rsidR="00696394">
        <w:rPr>
          <w:rFonts w:hint="eastAsia"/>
        </w:rPr>
        <w:t>Standardization</w:t>
      </w:r>
      <w:r w:rsidR="00C27385">
        <w:rPr>
          <w:rFonts w:hint="eastAsia"/>
        </w:rPr>
        <w:t xml:space="preserve"> and consolidation</w:t>
      </w:r>
      <w:bookmarkEnd w:id="831"/>
    </w:p>
    <w:p w14:paraId="15D2CA3E" w14:textId="36879946" w:rsidR="005A6718" w:rsidRDefault="00C51D07" w:rsidP="00C51D07">
      <w:pPr>
        <w:pStyle w:val="Heading3"/>
      </w:pPr>
      <w:bookmarkStart w:id="833" w:name="_Toc216538445"/>
      <w:r>
        <w:rPr>
          <w:rFonts w:hint="eastAsia"/>
        </w:rPr>
        <w:t>Objective</w:t>
      </w:r>
      <w:bookmarkEnd w:id="833"/>
    </w:p>
    <w:p w14:paraId="7C3B6C7F" w14:textId="76353E31" w:rsidR="00C51D07" w:rsidRDefault="005368A2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 xml:space="preserve">Ensure all the elements of the </w:t>
      </w:r>
      <w:r w:rsidR="0066312F">
        <w:rPr>
          <w:rFonts w:hint="eastAsia"/>
        </w:rPr>
        <w:t xml:space="preserve">deployment pipelines are standardized i.e. source code, </w:t>
      </w:r>
      <w:r w:rsidR="00F26E89">
        <w:rPr>
          <w:rFonts w:hint="eastAsia"/>
        </w:rPr>
        <w:t>binary repository etc.</w:t>
      </w:r>
    </w:p>
    <w:p w14:paraId="52C48B8B" w14:textId="5C397CEC" w:rsidR="002E07EE" w:rsidRDefault="002E07EE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>Ensure all pipelines are fully parameterized</w:t>
      </w:r>
    </w:p>
    <w:p w14:paraId="02008A42" w14:textId="7EA36CE2" w:rsidR="002E07EE" w:rsidRDefault="00D67E5C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>Ensure all logic required for deployment pipelines resides within a code repository</w:t>
      </w:r>
    </w:p>
    <w:p w14:paraId="184A3DA8" w14:textId="50786773" w:rsidR="00D67E5C" w:rsidRDefault="00E43268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>Establish a process for infrastructure as a code review process</w:t>
      </w:r>
    </w:p>
    <w:p w14:paraId="0FFCBD1F" w14:textId="3CE66455" w:rsidR="00584702" w:rsidRDefault="00B56150" w:rsidP="00B56150">
      <w:pPr>
        <w:pStyle w:val="Heading2"/>
      </w:pPr>
      <w:bookmarkStart w:id="834" w:name="_Toc216538446"/>
      <w:r>
        <w:rPr>
          <w:rFonts w:hint="eastAsia"/>
        </w:rPr>
        <w:t>Secret/Password remediation</w:t>
      </w:r>
      <w:bookmarkEnd w:id="834"/>
    </w:p>
    <w:p w14:paraId="6DD1C1D2" w14:textId="77777777" w:rsidR="00B56150" w:rsidRDefault="00B56150" w:rsidP="00B56150">
      <w:pPr>
        <w:pStyle w:val="Heading3"/>
      </w:pPr>
      <w:bookmarkStart w:id="835" w:name="_Toc216538447"/>
      <w:r>
        <w:rPr>
          <w:rFonts w:hint="eastAsia"/>
        </w:rPr>
        <w:t>Objective</w:t>
      </w:r>
      <w:bookmarkEnd w:id="835"/>
    </w:p>
    <w:p w14:paraId="230574AD" w14:textId="12FC97F4" w:rsidR="00B56150" w:rsidRDefault="00B56150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>Fix all secret issues in the pipelines</w:t>
      </w:r>
      <w:r w:rsidR="00DF14B1">
        <w:rPr>
          <w:rFonts w:hint="eastAsia"/>
        </w:rPr>
        <w:t xml:space="preserve"> and other locations</w:t>
      </w:r>
    </w:p>
    <w:p w14:paraId="01823EF6" w14:textId="61D2C271" w:rsidR="00DD6D0F" w:rsidRDefault="006A2BED" w:rsidP="00415404">
      <w:pPr>
        <w:pStyle w:val="Heading2"/>
      </w:pPr>
      <w:bookmarkStart w:id="836" w:name="_Toc216538448"/>
      <w:ins w:id="837" w:author="David Klan" w:date="2026-01-06T14:43:00Z" w16du:dateUtc="2026-01-06T05:43:00Z">
        <w:r>
          <w:lastRenderedPageBreak/>
          <w:t>***</w:t>
        </w:r>
      </w:ins>
      <w:del w:id="838" w:author="Birger Fjaellman （フィエルマン ビルイェル）" w:date="2026-01-05T15:16:00Z" w16du:dateUtc="2026-01-05T06:16:00Z">
        <w:r w:rsidR="00B63852" w:rsidDel="00A12A84">
          <w:rPr>
            <w:rFonts w:hint="eastAsia"/>
          </w:rPr>
          <w:delText xml:space="preserve">Political </w:delText>
        </w:r>
      </w:del>
      <w:ins w:id="839" w:author="Birger Fjaellman （フィエルマン ビルイェル）" w:date="2026-01-05T15:16:00Z" w16du:dateUtc="2026-01-05T06:16:00Z">
        <w:r w:rsidR="00A12A84">
          <w:rPr>
            <w:rFonts w:hint="eastAsia"/>
          </w:rPr>
          <w:t xml:space="preserve">Regulatory </w:t>
        </w:r>
      </w:ins>
      <w:r w:rsidR="00B63852">
        <w:rPr>
          <w:rFonts w:hint="eastAsia"/>
        </w:rPr>
        <w:t xml:space="preserve">Risk </w:t>
      </w:r>
      <w:del w:id="840" w:author="Birger Fjaellman （フィエルマン ビルイェル）" w:date="2026-01-05T15:15:00Z" w16du:dateUtc="2026-01-05T06:15:00Z">
        <w:r w:rsidR="00B63852" w:rsidDel="00D6286C">
          <w:rPr>
            <w:rFonts w:hint="eastAsia"/>
          </w:rPr>
          <w:delText>Reduction</w:delText>
        </w:r>
      </w:del>
      <w:bookmarkEnd w:id="836"/>
      <w:ins w:id="841" w:author="Birger Fjaellman （フィエルマン ビルイェル）" w:date="2026-01-05T15:15:00Z" w16du:dateUtc="2026-01-05T06:15:00Z">
        <w:r w:rsidR="00D6286C">
          <w:rPr>
            <w:rFonts w:hint="eastAsia"/>
          </w:rPr>
          <w:t>Mitigati</w:t>
        </w:r>
        <w:r w:rsidR="00A12A84">
          <w:rPr>
            <w:rFonts w:hint="eastAsia"/>
          </w:rPr>
          <w:t>on</w:t>
        </w:r>
      </w:ins>
    </w:p>
    <w:p w14:paraId="0BA61C23" w14:textId="613B8F21" w:rsidR="00B63852" w:rsidRDefault="00B63852" w:rsidP="00B63852">
      <w:pPr>
        <w:pStyle w:val="Heading3"/>
      </w:pPr>
      <w:bookmarkStart w:id="842" w:name="_Toc216538449"/>
      <w:r>
        <w:rPr>
          <w:rFonts w:hint="eastAsia"/>
        </w:rPr>
        <w:t>Objective</w:t>
      </w:r>
      <w:bookmarkEnd w:id="842"/>
    </w:p>
    <w:p w14:paraId="2AA49BCD" w14:textId="632875AF" w:rsidR="00B63852" w:rsidRDefault="00B63852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>Identify all traffic and dependencies to assets hosted in Azure East Asia/HK/China</w:t>
      </w:r>
    </w:p>
    <w:p w14:paraId="4A3CAD0F" w14:textId="19F04CCF" w:rsidR="00B63852" w:rsidRDefault="00B63852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 xml:space="preserve">Replace </w:t>
      </w:r>
      <w:r w:rsidR="00457D1D">
        <w:rPr>
          <w:rFonts w:hint="eastAsia"/>
        </w:rPr>
        <w:t>with assets in Japan East and Japan West</w:t>
      </w:r>
    </w:p>
    <w:p w14:paraId="66FD3438" w14:textId="22180FB1" w:rsidR="00B63852" w:rsidRPr="00B63852" w:rsidRDefault="00B63852" w:rsidP="00CC689A">
      <w:pPr>
        <w:pStyle w:val="ListParagraph"/>
        <w:numPr>
          <w:ilvl w:val="0"/>
          <w:numId w:val="24"/>
        </w:numPr>
      </w:pPr>
      <w:r>
        <w:rPr>
          <w:rFonts w:hint="eastAsia"/>
        </w:rPr>
        <w:t>Remove all dependencies to system hosted in Azure East Asia/HK/China</w:t>
      </w:r>
    </w:p>
    <w:p w14:paraId="09318A95" w14:textId="494E8E85" w:rsidR="00415404" w:rsidRDefault="006A2BED" w:rsidP="00415404">
      <w:pPr>
        <w:pStyle w:val="Heading2"/>
      </w:pPr>
      <w:bookmarkStart w:id="843" w:name="_Toc216538450"/>
      <w:ins w:id="844" w:author="David Klan" w:date="2026-01-06T14:44:00Z" w16du:dateUtc="2026-01-06T05:44:00Z">
        <w:r>
          <w:t>***</w:t>
        </w:r>
      </w:ins>
      <w:r w:rsidR="00415404" w:rsidRPr="00415404">
        <w:t>Infrastructure &amp; Architecture</w:t>
      </w:r>
      <w:bookmarkEnd w:id="843"/>
    </w:p>
    <w:p w14:paraId="4899F99D" w14:textId="35835B50" w:rsidR="00AD00BF" w:rsidRDefault="00AD00BF" w:rsidP="00C36C90">
      <w:pPr>
        <w:pStyle w:val="Heading3"/>
      </w:pPr>
      <w:bookmarkStart w:id="845" w:name="_Toc216538451"/>
      <w:r>
        <w:rPr>
          <w:rFonts w:hint="eastAsia"/>
        </w:rPr>
        <w:t>Objective</w:t>
      </w:r>
      <w:bookmarkEnd w:id="845"/>
    </w:p>
    <w:p w14:paraId="3869D64E" w14:textId="0CC5AFD3" w:rsidR="00AD00BF" w:rsidRPr="00457D1D" w:rsidRDefault="00AD00BF" w:rsidP="00CC689A">
      <w:pPr>
        <w:pStyle w:val="ListParagraph"/>
        <w:numPr>
          <w:ilvl w:val="0"/>
          <w:numId w:val="24"/>
        </w:numPr>
      </w:pPr>
      <w:r w:rsidRPr="00AD00BF">
        <w:rPr>
          <w:lang w:val="en-CA"/>
        </w:rPr>
        <w:t>Apps and infra designed to evergreen standards</w:t>
      </w:r>
    </w:p>
    <w:p w14:paraId="71EF3935" w14:textId="3FDCD4FC" w:rsidR="00457D1D" w:rsidRPr="00AD00BF" w:rsidRDefault="00457D1D" w:rsidP="00CC689A">
      <w:pPr>
        <w:pStyle w:val="ListParagraph"/>
        <w:numPr>
          <w:ilvl w:val="0"/>
          <w:numId w:val="24"/>
        </w:numPr>
      </w:pPr>
      <w:r>
        <w:rPr>
          <w:rFonts w:hint="eastAsia"/>
          <w:lang w:val="en-CA"/>
        </w:rPr>
        <w:t>All systems within management scope moved to evergreen</w:t>
      </w:r>
    </w:p>
    <w:p w14:paraId="4ED932B3" w14:textId="1DF77DDA" w:rsidR="00AD00BF" w:rsidRPr="0034531D" w:rsidRDefault="00FD3A43" w:rsidP="00CC689A">
      <w:pPr>
        <w:pStyle w:val="ListParagraph"/>
        <w:numPr>
          <w:ilvl w:val="0"/>
          <w:numId w:val="24"/>
        </w:numPr>
      </w:pPr>
      <w:r>
        <w:rPr>
          <w:rFonts w:hint="eastAsia"/>
          <w:lang w:val="en-CA"/>
        </w:rPr>
        <w:t>Applications are o</w:t>
      </w:r>
      <w:r w:rsidR="00AD00BF" w:rsidRPr="00AD00BF">
        <w:rPr>
          <w:lang w:val="en-CA"/>
        </w:rPr>
        <w:t>perationalized to patterns within the Resilience Framework</w:t>
      </w:r>
    </w:p>
    <w:p w14:paraId="6CAB5502" w14:textId="48C9DD75" w:rsidR="008D6BCC" w:rsidRPr="008D6BCC" w:rsidRDefault="0034531D" w:rsidP="00CC689A">
      <w:pPr>
        <w:pStyle w:val="ListParagraph"/>
        <w:numPr>
          <w:ilvl w:val="0"/>
          <w:numId w:val="24"/>
        </w:numPr>
      </w:pPr>
      <w:r>
        <w:rPr>
          <w:rFonts w:hint="eastAsia"/>
          <w:lang w:val="en-CA"/>
        </w:rPr>
        <w:t xml:space="preserve">Key dependencies </w:t>
      </w:r>
      <w:r w:rsidR="001A4A3A">
        <w:rPr>
          <w:rFonts w:hint="eastAsia"/>
          <w:lang w:val="en-CA"/>
        </w:rPr>
        <w:t xml:space="preserve">(i.e. infrastructure) </w:t>
      </w:r>
      <w:r>
        <w:rPr>
          <w:rFonts w:hint="eastAsia"/>
          <w:lang w:val="en-CA"/>
        </w:rPr>
        <w:t>for each system are identified</w:t>
      </w:r>
    </w:p>
    <w:p w14:paraId="4ABEBC02" w14:textId="2F6C0303" w:rsidR="006B6593" w:rsidRPr="00AD00BF" w:rsidRDefault="008D6BCC" w:rsidP="00CC689A">
      <w:pPr>
        <w:pStyle w:val="ListParagraph"/>
        <w:numPr>
          <w:ilvl w:val="0"/>
          <w:numId w:val="24"/>
        </w:numPr>
      </w:pPr>
      <w:r>
        <w:rPr>
          <w:rFonts w:hint="eastAsia"/>
          <w:lang w:val="en-CA"/>
        </w:rPr>
        <w:t>Documentati</w:t>
      </w:r>
      <w:r w:rsidR="006B6593">
        <w:rPr>
          <w:rFonts w:hint="eastAsia"/>
          <w:lang w:val="en-CA"/>
        </w:rPr>
        <w:t xml:space="preserve">on update process exists for high level and </w:t>
      </w:r>
      <w:proofErr w:type="gramStart"/>
      <w:r w:rsidR="006B6593">
        <w:rPr>
          <w:rFonts w:hint="eastAsia"/>
          <w:lang w:val="en-CA"/>
        </w:rPr>
        <w:t xml:space="preserve">low </w:t>
      </w:r>
      <w:r w:rsidR="006B6593">
        <w:rPr>
          <w:lang w:val="en-CA"/>
        </w:rPr>
        <w:t>le</w:t>
      </w:r>
      <w:r w:rsidR="006B6593">
        <w:rPr>
          <w:rFonts w:hint="eastAsia"/>
          <w:lang w:val="en-CA"/>
        </w:rPr>
        <w:t>vel</w:t>
      </w:r>
      <w:proofErr w:type="gramEnd"/>
      <w:r w:rsidR="006B6593">
        <w:rPr>
          <w:rFonts w:hint="eastAsia"/>
          <w:lang w:val="en-CA"/>
        </w:rPr>
        <w:t xml:space="preserve"> design</w:t>
      </w:r>
    </w:p>
    <w:p w14:paraId="0303465B" w14:textId="02EB8CD4" w:rsidR="00AD00BF" w:rsidRDefault="006A2BED" w:rsidP="00753775">
      <w:pPr>
        <w:pStyle w:val="Heading2"/>
      </w:pPr>
      <w:bookmarkStart w:id="846" w:name="_Toc216538452"/>
      <w:ins w:id="847" w:author="David Klan" w:date="2026-01-06T14:44:00Z" w16du:dateUtc="2026-01-06T05:44:00Z">
        <w:r>
          <w:t>***</w:t>
        </w:r>
      </w:ins>
      <w:r w:rsidR="0011681B">
        <w:rPr>
          <w:rFonts w:hint="eastAsia"/>
        </w:rPr>
        <w:t>Operational Resilience</w:t>
      </w:r>
      <w:bookmarkEnd w:id="846"/>
    </w:p>
    <w:p w14:paraId="29A6A590" w14:textId="7CE77DEE" w:rsidR="00753775" w:rsidRDefault="00753775" w:rsidP="00753775">
      <w:pPr>
        <w:pStyle w:val="Heading3"/>
      </w:pPr>
      <w:bookmarkStart w:id="848" w:name="_Toc216538453"/>
      <w:r>
        <w:rPr>
          <w:rFonts w:hint="eastAsia"/>
        </w:rPr>
        <w:t>Objective</w:t>
      </w:r>
      <w:bookmarkEnd w:id="848"/>
    </w:p>
    <w:p w14:paraId="23CD2767" w14:textId="1F2F3371" w:rsidR="00CD5CF1" w:rsidRDefault="00CD5CF1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Ensure that </w:t>
      </w:r>
      <w:r>
        <w:t>application</w:t>
      </w:r>
      <w:r>
        <w:rPr>
          <w:rFonts w:hint="eastAsia"/>
        </w:rPr>
        <w:t xml:space="preserve"> and services </w:t>
      </w:r>
      <w:r w:rsidR="0025774F">
        <w:rPr>
          <w:rFonts w:hint="eastAsia"/>
        </w:rPr>
        <w:t xml:space="preserve">have well understood and </w:t>
      </w:r>
      <w:r w:rsidR="00C9450E">
        <w:rPr>
          <w:rFonts w:hint="eastAsia"/>
        </w:rPr>
        <w:t>documented processes</w:t>
      </w:r>
    </w:p>
    <w:p w14:paraId="510F2549" w14:textId="159520B4" w:rsidR="00CD5CF1" w:rsidRDefault="00CD5CF1" w:rsidP="00E75D43">
      <w:pPr>
        <w:pStyle w:val="Heading3"/>
      </w:pPr>
      <w:bookmarkStart w:id="849" w:name="_Toc216538454"/>
      <w:r>
        <w:rPr>
          <w:rFonts w:hint="eastAsia"/>
        </w:rPr>
        <w:t>Approach</w:t>
      </w:r>
      <w:bookmarkEnd w:id="849"/>
    </w:p>
    <w:p w14:paraId="66A902D6" w14:textId="106D6D84" w:rsidR="00753775" w:rsidRDefault="00881EE2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>Apps and dependencies have full stack monitoring in place</w:t>
      </w:r>
    </w:p>
    <w:p w14:paraId="3CC3B06C" w14:textId="44823165" w:rsidR="00C9450E" w:rsidRDefault="008E7902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Systems </w:t>
      </w:r>
      <w:proofErr w:type="gramStart"/>
      <w:r>
        <w:rPr>
          <w:rFonts w:hint="eastAsia"/>
        </w:rPr>
        <w:t>are able to</w:t>
      </w:r>
      <w:proofErr w:type="gramEnd"/>
      <w:r>
        <w:rPr>
          <w:rFonts w:hint="eastAsia"/>
        </w:rPr>
        <w:t xml:space="preserve"> be patched on a </w:t>
      </w:r>
      <w:proofErr w:type="gramStart"/>
      <w:r>
        <w:rPr>
          <w:rFonts w:hint="eastAsia"/>
        </w:rPr>
        <w:t>14 day</w:t>
      </w:r>
      <w:proofErr w:type="gramEnd"/>
      <w:r>
        <w:rPr>
          <w:rFonts w:hint="eastAsia"/>
        </w:rPr>
        <w:t xml:space="preserve"> cycle</w:t>
      </w:r>
      <w:r w:rsidR="00CF00E0">
        <w:rPr>
          <w:rFonts w:hint="eastAsia"/>
        </w:rPr>
        <w:t xml:space="preserve"> ideally during </w:t>
      </w:r>
      <w:proofErr w:type="gramStart"/>
      <w:r w:rsidR="00CF00E0">
        <w:rPr>
          <w:rFonts w:hint="eastAsia"/>
        </w:rPr>
        <w:t>week days</w:t>
      </w:r>
      <w:proofErr w:type="gramEnd"/>
    </w:p>
    <w:p w14:paraId="67843773" w14:textId="27725E5E" w:rsidR="00EA3C1D" w:rsidRDefault="00EA3C1D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>Ensure that backup process is place above data and processes are tested regularly</w:t>
      </w:r>
    </w:p>
    <w:p w14:paraId="26DA0892" w14:textId="4F195EA7" w:rsidR="002C6DB8" w:rsidRDefault="002C6DB8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>Ensure an archive restoration process is in place and it is tested regularly</w:t>
      </w:r>
    </w:p>
    <w:p w14:paraId="2A9A2C5A" w14:textId="602F85D3" w:rsidR="00D80B6D" w:rsidRDefault="00D80B6D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Ensure that a record deletion process is place for records that exceed </w:t>
      </w:r>
      <w:r w:rsidR="008D6BCC">
        <w:rPr>
          <w:rFonts w:hint="eastAsia"/>
        </w:rPr>
        <w:t>maximum retention period</w:t>
      </w:r>
    </w:p>
    <w:p w14:paraId="5D512EB8" w14:textId="77777777" w:rsidR="002A42A0" w:rsidRDefault="002A42A0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Leverage </w:t>
      </w:r>
      <w:r w:rsidR="00E75D43">
        <w:rPr>
          <w:rFonts w:hint="eastAsia"/>
        </w:rPr>
        <w:t xml:space="preserve">GOCC </w:t>
      </w:r>
      <w:r>
        <w:rPr>
          <w:rFonts w:hint="eastAsia"/>
        </w:rPr>
        <w:t>as far as possible</w:t>
      </w:r>
    </w:p>
    <w:p w14:paraId="586C37D8" w14:textId="32605A59" w:rsidR="00AD12C2" w:rsidRDefault="002A42A0" w:rsidP="00CC689A">
      <w:pPr>
        <w:pStyle w:val="ListParagraph"/>
        <w:numPr>
          <w:ilvl w:val="1"/>
          <w:numId w:val="27"/>
        </w:numPr>
      </w:pPr>
      <w:r>
        <w:rPr>
          <w:rFonts w:hint="eastAsia"/>
        </w:rPr>
        <w:t>I</w:t>
      </w:r>
      <w:r w:rsidR="00E75D43">
        <w:rPr>
          <w:rFonts w:hint="eastAsia"/>
        </w:rPr>
        <w:t xml:space="preserve">nitially has restart, health check and </w:t>
      </w:r>
      <w:r w:rsidR="00D366A5">
        <w:t>unavailability</w:t>
      </w:r>
      <w:r w:rsidR="00D366A5">
        <w:rPr>
          <w:rFonts w:hint="eastAsia"/>
        </w:rPr>
        <w:t xml:space="preserve"> </w:t>
      </w:r>
      <w:r w:rsidR="00E75D43">
        <w:rPr>
          <w:rFonts w:hint="eastAsia"/>
        </w:rPr>
        <w:t xml:space="preserve">response </w:t>
      </w:r>
      <w:r w:rsidR="00D967CB">
        <w:rPr>
          <w:rFonts w:hint="eastAsia"/>
        </w:rPr>
        <w:t>processes documented and operationalized</w:t>
      </w:r>
    </w:p>
    <w:p w14:paraId="4A1B8C96" w14:textId="1327D4FC" w:rsidR="00D46F70" w:rsidRDefault="00D46F70" w:rsidP="00CC689A">
      <w:pPr>
        <w:pStyle w:val="ListParagraph"/>
        <w:numPr>
          <w:ilvl w:val="1"/>
          <w:numId w:val="27"/>
        </w:numPr>
      </w:pPr>
      <w:r>
        <w:rPr>
          <w:rFonts w:hint="eastAsia"/>
        </w:rPr>
        <w:t xml:space="preserve">Recurring tasks </w:t>
      </w:r>
      <w:r w:rsidR="00D967CB">
        <w:rPr>
          <w:rFonts w:hint="eastAsia"/>
        </w:rPr>
        <w:t>doc</w:t>
      </w:r>
      <w:r>
        <w:rPr>
          <w:rFonts w:hint="eastAsia"/>
        </w:rPr>
        <w:t xml:space="preserve">umented </w:t>
      </w:r>
      <w:r w:rsidR="00D967CB">
        <w:rPr>
          <w:rFonts w:hint="eastAsia"/>
        </w:rPr>
        <w:t xml:space="preserve">(e.g. patching, password cycling, certificate </w:t>
      </w:r>
      <w:r>
        <w:rPr>
          <w:rFonts w:hint="eastAsia"/>
        </w:rPr>
        <w:t>replacement) and operationalized</w:t>
      </w:r>
    </w:p>
    <w:p w14:paraId="4729810A" w14:textId="1E2582E7" w:rsidR="00B15B5A" w:rsidRDefault="00B15B5A" w:rsidP="00CC689A">
      <w:pPr>
        <w:pStyle w:val="ListParagraph"/>
        <w:numPr>
          <w:ilvl w:val="1"/>
          <w:numId w:val="27"/>
        </w:numPr>
      </w:pPr>
      <w:r>
        <w:rPr>
          <w:rFonts w:hint="eastAsia"/>
        </w:rPr>
        <w:t xml:space="preserve">Basic </w:t>
      </w:r>
      <w:r w:rsidR="00511F67">
        <w:rPr>
          <w:rFonts w:hint="eastAsia"/>
        </w:rPr>
        <w:t xml:space="preserve">Monitoring </w:t>
      </w:r>
      <w:r w:rsidR="00F5191D">
        <w:rPr>
          <w:rFonts w:hint="eastAsia"/>
        </w:rPr>
        <w:t xml:space="preserve">with </w:t>
      </w:r>
      <w:r w:rsidR="00511F67">
        <w:rPr>
          <w:rFonts w:hint="eastAsia"/>
        </w:rPr>
        <w:t xml:space="preserve">availability, capacity, </w:t>
      </w:r>
      <w:r>
        <w:rPr>
          <w:rFonts w:hint="eastAsia"/>
        </w:rPr>
        <w:t xml:space="preserve">event monitoring </w:t>
      </w:r>
      <w:r w:rsidR="00F5191D">
        <w:rPr>
          <w:rFonts w:hint="eastAsia"/>
        </w:rPr>
        <w:t xml:space="preserve">with corresponding </w:t>
      </w:r>
      <w:r w:rsidR="009E3E7F">
        <w:rPr>
          <w:rFonts w:hint="eastAsia"/>
        </w:rPr>
        <w:t xml:space="preserve">check and recovery </w:t>
      </w:r>
      <w:r w:rsidR="00F5191D">
        <w:rPr>
          <w:rFonts w:hint="eastAsia"/>
        </w:rPr>
        <w:t>processes in place</w:t>
      </w:r>
    </w:p>
    <w:p w14:paraId="2255B08A" w14:textId="6027B63F" w:rsidR="00204D1F" w:rsidRDefault="00204D1F" w:rsidP="00CC689A">
      <w:pPr>
        <w:pStyle w:val="ListParagraph"/>
        <w:numPr>
          <w:ilvl w:val="1"/>
          <w:numId w:val="27"/>
        </w:numPr>
      </w:pPr>
      <w:r>
        <w:rPr>
          <w:rFonts w:hint="eastAsia"/>
        </w:rPr>
        <w:t xml:space="preserve">Disaster Recovery Process </w:t>
      </w:r>
      <w:r w:rsidR="003324F0">
        <w:rPr>
          <w:rFonts w:hint="eastAsia"/>
        </w:rPr>
        <w:t>handed over to GOCC team</w:t>
      </w:r>
    </w:p>
    <w:p w14:paraId="291717E6" w14:textId="05C07F70" w:rsidR="00881EE2" w:rsidRDefault="006A2BED" w:rsidP="000769B4">
      <w:pPr>
        <w:pStyle w:val="Heading2"/>
      </w:pPr>
      <w:bookmarkStart w:id="850" w:name="_Toc216538455"/>
      <w:ins w:id="851" w:author="David Klan" w:date="2026-01-06T14:44:00Z" w16du:dateUtc="2026-01-06T05:44:00Z">
        <w:r>
          <w:t>**</w:t>
        </w:r>
      </w:ins>
      <w:r w:rsidR="000769B4" w:rsidRPr="000769B4">
        <w:t>Disaster Recovery</w:t>
      </w:r>
      <w:bookmarkEnd w:id="850"/>
    </w:p>
    <w:p w14:paraId="371EDAE7" w14:textId="084DC23A" w:rsidR="000769B4" w:rsidRDefault="000769B4" w:rsidP="000769B4">
      <w:pPr>
        <w:pStyle w:val="Heading3"/>
      </w:pPr>
      <w:bookmarkStart w:id="852" w:name="_Toc216538456"/>
      <w:r>
        <w:rPr>
          <w:rFonts w:hint="eastAsia"/>
        </w:rPr>
        <w:t>Objective</w:t>
      </w:r>
      <w:bookmarkEnd w:id="852"/>
    </w:p>
    <w:p w14:paraId="76B19D0B" w14:textId="30700F3B" w:rsidR="00C17C78" w:rsidRDefault="000769B4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Applications can run in Japan West </w:t>
      </w:r>
      <w:r w:rsidR="00834B45">
        <w:rPr>
          <w:rFonts w:hint="eastAsia"/>
        </w:rPr>
        <w:t xml:space="preserve">or Japan East </w:t>
      </w:r>
      <w:r>
        <w:rPr>
          <w:rFonts w:hint="eastAsia"/>
        </w:rPr>
        <w:t>for extended period</w:t>
      </w:r>
      <w:r w:rsidR="009958FC">
        <w:rPr>
          <w:rFonts w:hint="eastAsia"/>
        </w:rPr>
        <w:t xml:space="preserve"> (more than a week)</w:t>
      </w:r>
      <w:r w:rsidR="006B2408">
        <w:rPr>
          <w:rFonts w:hint="eastAsia"/>
        </w:rPr>
        <w:t xml:space="preserve"> with </w:t>
      </w:r>
      <w:r w:rsidR="001E1717">
        <w:rPr>
          <w:rFonts w:hint="eastAsia"/>
        </w:rPr>
        <w:t xml:space="preserve">all </w:t>
      </w:r>
      <w:r w:rsidR="006B2408">
        <w:rPr>
          <w:rFonts w:hint="eastAsia"/>
        </w:rPr>
        <w:t xml:space="preserve">dependencies </w:t>
      </w:r>
      <w:r w:rsidR="001E1717">
        <w:rPr>
          <w:rFonts w:hint="eastAsia"/>
        </w:rPr>
        <w:t xml:space="preserve">in other region </w:t>
      </w:r>
      <w:r w:rsidR="006B2408">
        <w:rPr>
          <w:rFonts w:hint="eastAsia"/>
        </w:rPr>
        <w:t>powered down</w:t>
      </w:r>
    </w:p>
    <w:p w14:paraId="64AFBF70" w14:textId="08200891" w:rsidR="006B2408" w:rsidRDefault="006B2408" w:rsidP="006B2408">
      <w:pPr>
        <w:pStyle w:val="Heading3"/>
      </w:pPr>
      <w:bookmarkStart w:id="853" w:name="_Toc216538457"/>
      <w:r>
        <w:rPr>
          <w:rFonts w:hint="eastAsia"/>
        </w:rPr>
        <w:lastRenderedPageBreak/>
        <w:t>Approach</w:t>
      </w:r>
      <w:bookmarkEnd w:id="853"/>
    </w:p>
    <w:p w14:paraId="67D71FD3" w14:textId="4E1DEE38" w:rsidR="00834B45" w:rsidRDefault="006B2408" w:rsidP="00CC689A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Identify all </w:t>
      </w:r>
      <w:r w:rsidR="00CE42AB">
        <w:rPr>
          <w:rFonts w:hint="eastAsia"/>
        </w:rPr>
        <w:t xml:space="preserve">systems </w:t>
      </w:r>
      <w:r w:rsidR="00B51B3B">
        <w:rPr>
          <w:rFonts w:hint="eastAsia"/>
        </w:rPr>
        <w:t xml:space="preserve">in Japan East </w:t>
      </w:r>
      <w:r w:rsidR="00834B45">
        <w:rPr>
          <w:rFonts w:hint="eastAsia"/>
        </w:rPr>
        <w:t xml:space="preserve">and west </w:t>
      </w:r>
      <w:r w:rsidR="00B51B3B">
        <w:rPr>
          <w:rFonts w:hint="eastAsia"/>
        </w:rPr>
        <w:t>that have not been covered by DR Testing and confirm DR strategy</w:t>
      </w:r>
    </w:p>
    <w:p w14:paraId="1982DD42" w14:textId="4067508E" w:rsidR="00D46A48" w:rsidRDefault="00D46A48" w:rsidP="00CC689A">
      <w:pPr>
        <w:pStyle w:val="ListParagraph"/>
        <w:numPr>
          <w:ilvl w:val="0"/>
          <w:numId w:val="27"/>
        </w:numPr>
        <w:jc w:val="both"/>
      </w:pPr>
      <w:r>
        <w:rPr>
          <w:rFonts w:hint="eastAsia"/>
        </w:rPr>
        <w:t xml:space="preserve">Test all </w:t>
      </w:r>
      <w:r w:rsidR="005D26C2">
        <w:rPr>
          <w:rFonts w:hint="eastAsia"/>
        </w:rPr>
        <w:t xml:space="preserve">non-tested </w:t>
      </w:r>
      <w:r>
        <w:rPr>
          <w:rFonts w:hint="eastAsia"/>
        </w:rPr>
        <w:t xml:space="preserve">systems starting by shutting </w:t>
      </w:r>
      <w:r w:rsidR="005D26C2">
        <w:rPr>
          <w:rFonts w:hint="eastAsia"/>
        </w:rPr>
        <w:t xml:space="preserve">down </w:t>
      </w:r>
      <w:r>
        <w:rPr>
          <w:rFonts w:hint="eastAsia"/>
        </w:rPr>
        <w:t xml:space="preserve">Japan West </w:t>
      </w:r>
      <w:r w:rsidR="003B14DF">
        <w:rPr>
          <w:rFonts w:hint="eastAsia"/>
        </w:rPr>
        <w:t xml:space="preserve">in a controlled test and follow up with </w:t>
      </w:r>
      <w:r w:rsidR="005D26C2">
        <w:rPr>
          <w:rFonts w:hint="eastAsia"/>
        </w:rPr>
        <w:t xml:space="preserve">shutting down </w:t>
      </w:r>
      <w:r w:rsidR="003B14DF">
        <w:rPr>
          <w:rFonts w:hint="eastAsia"/>
        </w:rPr>
        <w:t>Japan East</w:t>
      </w:r>
      <w:ins w:id="854" w:author="David Klan" w:date="2026-01-06T14:45:00Z" w16du:dateUtc="2026-01-06T05:45:00Z">
        <w:r w:rsidR="006A2BED">
          <w:t xml:space="preserve"> (ETS only)</w:t>
        </w:r>
      </w:ins>
    </w:p>
    <w:p w14:paraId="6A186382" w14:textId="0726A524" w:rsidR="00C17C78" w:rsidRDefault="0070504D" w:rsidP="00CC689A">
      <w:pPr>
        <w:pStyle w:val="ListParagraph"/>
        <w:numPr>
          <w:ilvl w:val="0"/>
          <w:numId w:val="27"/>
        </w:numPr>
        <w:jc w:val="both"/>
      </w:pPr>
      <w:r>
        <w:rPr>
          <w:rFonts w:hint="eastAsia"/>
        </w:rPr>
        <w:t xml:space="preserve">Test all </w:t>
      </w:r>
      <w:r>
        <w:t>system</w:t>
      </w:r>
      <w:r w:rsidR="00B60971">
        <w:rPr>
          <w:rFonts w:hint="eastAsia"/>
        </w:rPr>
        <w:t xml:space="preserve">s </w:t>
      </w:r>
      <w:r>
        <w:rPr>
          <w:rFonts w:hint="eastAsia"/>
        </w:rPr>
        <w:t>by powering down Japan West completely</w:t>
      </w:r>
    </w:p>
    <w:p w14:paraId="004B554C" w14:textId="497EEEDF" w:rsidR="0070504D" w:rsidRPr="006B2408" w:rsidRDefault="00B60971" w:rsidP="00CC689A">
      <w:pPr>
        <w:pStyle w:val="ListParagraph"/>
        <w:numPr>
          <w:ilvl w:val="0"/>
          <w:numId w:val="27"/>
        </w:numPr>
        <w:jc w:val="both"/>
      </w:pPr>
      <w:r>
        <w:rPr>
          <w:rFonts w:hint="eastAsia"/>
        </w:rPr>
        <w:t xml:space="preserve">Ensure that all Japan East systems </w:t>
      </w:r>
      <w:r w:rsidR="002C7470">
        <w:rPr>
          <w:rFonts w:hint="eastAsia"/>
        </w:rPr>
        <w:t xml:space="preserve">have a procedure to switch </w:t>
      </w:r>
      <w:r w:rsidR="002C7470">
        <w:t>replication</w:t>
      </w:r>
      <w:r w:rsidR="002C7470">
        <w:rPr>
          <w:rFonts w:hint="eastAsia"/>
        </w:rPr>
        <w:t xml:space="preserve"> to West to East (e.g. </w:t>
      </w:r>
      <w:r w:rsidR="00740E7A">
        <w:rPr>
          <w:rFonts w:hint="eastAsia"/>
        </w:rPr>
        <w:t xml:space="preserve">ASR </w:t>
      </w:r>
      <w:proofErr w:type="spellStart"/>
      <w:r w:rsidR="00740E7A">
        <w:rPr>
          <w:rFonts w:hint="eastAsia"/>
        </w:rPr>
        <w:t>reprotect</w:t>
      </w:r>
      <w:proofErr w:type="spellEnd"/>
      <w:r w:rsidR="00740E7A">
        <w:rPr>
          <w:rFonts w:hint="eastAsia"/>
        </w:rPr>
        <w:t xml:space="preserve"> feature)</w:t>
      </w:r>
    </w:p>
    <w:p w14:paraId="23D8B57C" w14:textId="73CDA2EC" w:rsidR="004C48DE" w:rsidRDefault="009D423C" w:rsidP="004C48DE">
      <w:pPr>
        <w:pStyle w:val="Heading2"/>
      </w:pPr>
      <w:bookmarkStart w:id="855" w:name="_Toc216538458"/>
      <w:ins w:id="856" w:author="David Klan" w:date="2026-01-06T14:48:00Z" w16du:dateUtc="2026-01-06T05:48:00Z">
        <w:r>
          <w:t>**</w:t>
        </w:r>
      </w:ins>
      <w:r w:rsidR="004C48DE">
        <w:rPr>
          <w:rFonts w:hint="eastAsia"/>
        </w:rPr>
        <w:t>Information Security</w:t>
      </w:r>
      <w:bookmarkEnd w:id="855"/>
    </w:p>
    <w:p w14:paraId="54280CD3" w14:textId="1589F466" w:rsidR="005F0442" w:rsidRDefault="004C48DE" w:rsidP="005F0442">
      <w:pPr>
        <w:pStyle w:val="Heading3"/>
      </w:pPr>
      <w:bookmarkStart w:id="857" w:name="_Toc216538459"/>
      <w:r>
        <w:rPr>
          <w:rFonts w:hint="eastAsia"/>
        </w:rPr>
        <w:t>Objective</w:t>
      </w:r>
      <w:bookmarkEnd w:id="857"/>
    </w:p>
    <w:p w14:paraId="3F49C287" w14:textId="5BB6C745" w:rsidR="00F10C60" w:rsidRDefault="00F10C60" w:rsidP="00CC689A">
      <w:pPr>
        <w:pStyle w:val="ListParagraph"/>
        <w:numPr>
          <w:ilvl w:val="0"/>
          <w:numId w:val="28"/>
        </w:numPr>
      </w:pPr>
      <w:r>
        <w:t>“</w:t>
      </w:r>
      <w:r>
        <w:rPr>
          <w:rFonts w:hint="eastAsia"/>
        </w:rPr>
        <w:t xml:space="preserve">Drain the </w:t>
      </w:r>
      <w:del w:id="858" w:author="David Klan" w:date="2026-01-06T14:48:00Z" w16du:dateUtc="2026-01-06T05:48:00Z">
        <w:r w:rsidDel="006A2BED">
          <w:rPr>
            <w:rFonts w:hint="eastAsia"/>
          </w:rPr>
          <w:delText>lake</w:delText>
        </w:r>
      </w:del>
      <w:ins w:id="859" w:author="David Klan" w:date="2026-01-06T14:48:00Z" w16du:dateUtc="2026-01-06T05:48:00Z">
        <w:r w:rsidR="006A2BED">
          <w:t>swamp</w:t>
        </w:r>
      </w:ins>
      <w:r>
        <w:t>”</w:t>
      </w:r>
      <w:r>
        <w:rPr>
          <w:rFonts w:hint="eastAsia"/>
        </w:rPr>
        <w:t xml:space="preserve"> </w:t>
      </w:r>
      <w:r w:rsidR="004750A2">
        <w:rPr>
          <w:rFonts w:hint="eastAsia"/>
        </w:rPr>
        <w:t>of security issues and other bad practice</w:t>
      </w:r>
    </w:p>
    <w:p w14:paraId="04A3CFE3" w14:textId="3A98745D" w:rsidR="00353CB8" w:rsidRDefault="00353CB8" w:rsidP="00353CB8">
      <w:pPr>
        <w:pStyle w:val="Heading3"/>
      </w:pPr>
      <w:bookmarkStart w:id="860" w:name="_Toc216538460"/>
      <w:r>
        <w:rPr>
          <w:rFonts w:hint="eastAsia"/>
        </w:rPr>
        <w:t>Approach</w:t>
      </w:r>
      <w:bookmarkEnd w:id="860"/>
    </w:p>
    <w:p w14:paraId="3A696AC3" w14:textId="5F9DAEDA" w:rsidR="004C48DE" w:rsidRDefault="005F0442" w:rsidP="00CC689A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Leverage </w:t>
      </w:r>
      <w:r w:rsidR="004C48DE">
        <w:rPr>
          <w:rFonts w:hint="eastAsia"/>
        </w:rPr>
        <w:t>GCS team</w:t>
      </w:r>
      <w:r>
        <w:rPr>
          <w:rFonts w:hint="eastAsia"/>
        </w:rPr>
        <w:t xml:space="preserve"> to identify all security issues </w:t>
      </w:r>
      <w:r w:rsidR="00686EE5">
        <w:rPr>
          <w:rFonts w:hint="eastAsia"/>
        </w:rPr>
        <w:t>identified with their tools</w:t>
      </w:r>
    </w:p>
    <w:p w14:paraId="35B88EB4" w14:textId="72ADD8DB" w:rsidR="00686EE5" w:rsidRDefault="00686EE5" w:rsidP="00CC689A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Leverage </w:t>
      </w:r>
      <w:r w:rsidR="00EC516A">
        <w:rPr>
          <w:rFonts w:hint="eastAsia"/>
        </w:rPr>
        <w:t xml:space="preserve">THR, </w:t>
      </w:r>
      <w:r>
        <w:rPr>
          <w:rFonts w:hint="eastAsia"/>
        </w:rPr>
        <w:t xml:space="preserve">Azure tooling and </w:t>
      </w:r>
      <w:r w:rsidR="007271B1">
        <w:rPr>
          <w:rFonts w:hint="eastAsia"/>
        </w:rPr>
        <w:t xml:space="preserve">CIS Controls and benchmarks to identify </w:t>
      </w:r>
      <w:r w:rsidR="008277C5">
        <w:rPr>
          <w:rFonts w:hint="eastAsia"/>
        </w:rPr>
        <w:t>potential issues</w:t>
      </w:r>
    </w:p>
    <w:p w14:paraId="70FB578F" w14:textId="6301AFB1" w:rsidR="008277C5" w:rsidRDefault="002F39AD" w:rsidP="00CC689A">
      <w:pPr>
        <w:pStyle w:val="ListParagraph"/>
        <w:numPr>
          <w:ilvl w:val="0"/>
          <w:numId w:val="28"/>
        </w:numPr>
      </w:pPr>
      <w:r>
        <w:rPr>
          <w:rFonts w:hint="eastAsia"/>
        </w:rPr>
        <w:t xml:space="preserve">Work with colleagues to </w:t>
      </w:r>
      <w:r w:rsidR="00EC516A">
        <w:rPr>
          <w:rFonts w:hint="eastAsia"/>
        </w:rPr>
        <w:t>address issues</w:t>
      </w:r>
      <w:r w:rsidR="00920819">
        <w:rPr>
          <w:rFonts w:hint="eastAsia"/>
        </w:rPr>
        <w:t xml:space="preserve"> addressing easy to fix and serious issues first</w:t>
      </w:r>
    </w:p>
    <w:p w14:paraId="1E64EEE4" w14:textId="3837FB4D" w:rsidR="00353CB8" w:rsidRDefault="00353CB8" w:rsidP="00CC689A">
      <w:pPr>
        <w:pStyle w:val="ListParagraph"/>
        <w:numPr>
          <w:ilvl w:val="0"/>
          <w:numId w:val="28"/>
        </w:numPr>
      </w:pPr>
      <w:r>
        <w:rPr>
          <w:rFonts w:hint="eastAsia"/>
        </w:rPr>
        <w:t>Maximizing use of maintenance windows</w:t>
      </w:r>
    </w:p>
    <w:p w14:paraId="5DA3CC8C" w14:textId="19E2C8D2" w:rsidR="00920819" w:rsidRDefault="009D423C" w:rsidP="00A02690">
      <w:pPr>
        <w:pStyle w:val="Heading2"/>
      </w:pPr>
      <w:bookmarkStart w:id="861" w:name="_Toc216538461"/>
      <w:ins w:id="862" w:author="David Klan" w:date="2026-01-06T14:48:00Z" w16du:dateUtc="2026-01-06T05:48:00Z">
        <w:r>
          <w:t>**</w:t>
        </w:r>
      </w:ins>
      <w:r w:rsidR="00A02690">
        <w:rPr>
          <w:rFonts w:hint="eastAsia"/>
        </w:rPr>
        <w:t>Data Integrity</w:t>
      </w:r>
      <w:bookmarkEnd w:id="861"/>
    </w:p>
    <w:p w14:paraId="7DA71F8E" w14:textId="6FC8774F" w:rsidR="00A02690" w:rsidRDefault="00A02690" w:rsidP="00A02690">
      <w:pPr>
        <w:pStyle w:val="Heading3"/>
      </w:pPr>
      <w:bookmarkStart w:id="863" w:name="_Toc216538462"/>
      <w:r>
        <w:rPr>
          <w:rFonts w:hint="eastAsia"/>
        </w:rPr>
        <w:t>Objective</w:t>
      </w:r>
      <w:bookmarkEnd w:id="863"/>
    </w:p>
    <w:p w14:paraId="5B75D5BD" w14:textId="0074C03E" w:rsidR="00CC4FD9" w:rsidRDefault="00CC4FD9" w:rsidP="00CC689A">
      <w:pPr>
        <w:pStyle w:val="ListParagraph"/>
        <w:numPr>
          <w:ilvl w:val="0"/>
          <w:numId w:val="30"/>
        </w:numPr>
      </w:pPr>
      <w:r>
        <w:rPr>
          <w:rFonts w:hint="eastAsia"/>
        </w:rPr>
        <w:t>Ensure system and data can be restored</w:t>
      </w:r>
    </w:p>
    <w:p w14:paraId="5A9BD5AB" w14:textId="60E6945E" w:rsidR="00445D85" w:rsidRPr="00CC4FD9" w:rsidRDefault="00445D85" w:rsidP="00CC689A">
      <w:pPr>
        <w:pStyle w:val="ListParagraph"/>
        <w:numPr>
          <w:ilvl w:val="0"/>
          <w:numId w:val="30"/>
        </w:numPr>
      </w:pPr>
      <w:r>
        <w:rPr>
          <w:rFonts w:hint="eastAsia"/>
        </w:rPr>
        <w:t xml:space="preserve">Ensure systems </w:t>
      </w:r>
      <w:r w:rsidR="0053699B">
        <w:rPr>
          <w:rFonts w:hint="eastAsia"/>
        </w:rPr>
        <w:t>meet data retention requirements</w:t>
      </w:r>
    </w:p>
    <w:p w14:paraId="4CC29686" w14:textId="4794834E" w:rsidR="00CC4FD9" w:rsidRPr="00CC4FD9" w:rsidRDefault="00CC4FD9" w:rsidP="00CC4FD9">
      <w:pPr>
        <w:pStyle w:val="Heading3"/>
      </w:pPr>
      <w:bookmarkStart w:id="864" w:name="_Toc216538463"/>
      <w:r>
        <w:rPr>
          <w:rFonts w:hint="eastAsia"/>
        </w:rPr>
        <w:t>Approach</w:t>
      </w:r>
      <w:bookmarkEnd w:id="864"/>
    </w:p>
    <w:p w14:paraId="2E3713BE" w14:textId="4B987FFF" w:rsidR="00A02690" w:rsidRDefault="00DE7C6C" w:rsidP="00CC689A">
      <w:pPr>
        <w:pStyle w:val="ListParagraph"/>
        <w:numPr>
          <w:ilvl w:val="0"/>
          <w:numId w:val="29"/>
        </w:numPr>
      </w:pPr>
      <w:r>
        <w:rPr>
          <w:rFonts w:hint="eastAsia"/>
        </w:rPr>
        <w:t>Identify all assets that are critical to restore system in event of a loss of data integrity</w:t>
      </w:r>
    </w:p>
    <w:p w14:paraId="416B2DED" w14:textId="4174772A" w:rsidR="00DE7C6C" w:rsidRDefault="007D1898" w:rsidP="00CC689A">
      <w:pPr>
        <w:pStyle w:val="ListParagraph"/>
        <w:numPr>
          <w:ilvl w:val="1"/>
          <w:numId w:val="29"/>
        </w:numPr>
      </w:pPr>
      <w:r>
        <w:rPr>
          <w:rFonts w:hint="eastAsia"/>
        </w:rPr>
        <w:t>Source code</w:t>
      </w:r>
    </w:p>
    <w:p w14:paraId="73679E63" w14:textId="4518B7F6" w:rsidR="007D1898" w:rsidRDefault="007D1898" w:rsidP="00CC689A">
      <w:pPr>
        <w:pStyle w:val="ListParagraph"/>
        <w:numPr>
          <w:ilvl w:val="1"/>
          <w:numId w:val="29"/>
        </w:numPr>
      </w:pPr>
      <w:r>
        <w:rPr>
          <w:rFonts w:hint="eastAsia"/>
        </w:rPr>
        <w:t>3</w:t>
      </w:r>
      <w:r w:rsidRPr="007D1898">
        <w:rPr>
          <w:rFonts w:hint="eastAsia"/>
          <w:vertAlign w:val="superscript"/>
        </w:rPr>
        <w:t>rd</w:t>
      </w:r>
      <w:r>
        <w:rPr>
          <w:rFonts w:hint="eastAsia"/>
        </w:rPr>
        <w:t xml:space="preserve"> Party Binaries</w:t>
      </w:r>
    </w:p>
    <w:p w14:paraId="4281940E" w14:textId="6547552F" w:rsidR="007D1898" w:rsidRDefault="007D1898" w:rsidP="00CC689A">
      <w:pPr>
        <w:pStyle w:val="ListParagraph"/>
        <w:numPr>
          <w:ilvl w:val="1"/>
          <w:numId w:val="29"/>
        </w:numPr>
      </w:pPr>
      <w:r>
        <w:rPr>
          <w:rFonts w:hint="eastAsia"/>
        </w:rPr>
        <w:t>Configuration data and licensing keys</w:t>
      </w:r>
    </w:p>
    <w:p w14:paraId="0459D641" w14:textId="70BFFCB8" w:rsidR="007D1898" w:rsidRDefault="000F1DB3" w:rsidP="00CC689A">
      <w:pPr>
        <w:pStyle w:val="ListParagraph"/>
        <w:numPr>
          <w:ilvl w:val="1"/>
          <w:numId w:val="29"/>
        </w:numPr>
      </w:pPr>
      <w:r>
        <w:rPr>
          <w:rFonts w:hint="eastAsia"/>
        </w:rPr>
        <w:t>Application Data</w:t>
      </w:r>
    </w:p>
    <w:p w14:paraId="5E8EBC1A" w14:textId="1E898B95" w:rsidR="002C6DB8" w:rsidRDefault="002C6DB8" w:rsidP="00CC689A">
      <w:pPr>
        <w:pStyle w:val="ListParagraph"/>
        <w:numPr>
          <w:ilvl w:val="0"/>
          <w:numId w:val="29"/>
        </w:numPr>
      </w:pPr>
      <w:r>
        <w:rPr>
          <w:rFonts w:hint="eastAsia"/>
        </w:rPr>
        <w:t xml:space="preserve">Ensure all </w:t>
      </w:r>
      <w:r w:rsidR="00EA3C1D">
        <w:rPr>
          <w:rFonts w:hint="eastAsia"/>
        </w:rPr>
        <w:t>assets are backed up regularly</w:t>
      </w:r>
    </w:p>
    <w:p w14:paraId="70540B31" w14:textId="054FB992" w:rsidR="006225C3" w:rsidRDefault="006225C3" w:rsidP="00CC689A">
      <w:pPr>
        <w:pStyle w:val="ListParagraph"/>
        <w:numPr>
          <w:ilvl w:val="0"/>
          <w:numId w:val="29"/>
        </w:numPr>
      </w:pPr>
      <w:r>
        <w:rPr>
          <w:rFonts w:hint="eastAsia"/>
        </w:rPr>
        <w:t xml:space="preserve">Identify record retention requirements for </w:t>
      </w:r>
      <w:r w:rsidR="00551E72">
        <w:rPr>
          <w:rFonts w:hint="eastAsia"/>
        </w:rPr>
        <w:t>records hosted within systems</w:t>
      </w:r>
    </w:p>
    <w:p w14:paraId="018AB93B" w14:textId="3361B6C5" w:rsidR="00CC4FD9" w:rsidRDefault="00D921CE" w:rsidP="00CC689A">
      <w:pPr>
        <w:pStyle w:val="ListParagraph"/>
        <w:numPr>
          <w:ilvl w:val="0"/>
          <w:numId w:val="29"/>
        </w:numPr>
      </w:pPr>
      <w:r>
        <w:rPr>
          <w:rFonts w:hint="eastAsia"/>
        </w:rPr>
        <w:t xml:space="preserve">Ensure archives are </w:t>
      </w:r>
      <w:r>
        <w:t>available</w:t>
      </w:r>
      <w:r>
        <w:rPr>
          <w:rFonts w:hint="eastAsia"/>
        </w:rPr>
        <w:t xml:space="preserve"> for expected record </w:t>
      </w:r>
      <w:r>
        <w:t>retention</w:t>
      </w:r>
      <w:r>
        <w:rPr>
          <w:rFonts w:hint="eastAsia"/>
        </w:rPr>
        <w:t xml:space="preserve"> period</w:t>
      </w:r>
    </w:p>
    <w:p w14:paraId="5FB4AC1B" w14:textId="4D8BC14D" w:rsidR="003324F0" w:rsidRDefault="0053699B" w:rsidP="00CC689A">
      <w:pPr>
        <w:pStyle w:val="ListParagraph"/>
        <w:numPr>
          <w:ilvl w:val="0"/>
          <w:numId w:val="29"/>
        </w:numPr>
      </w:pPr>
      <w:r>
        <w:rPr>
          <w:rFonts w:hint="eastAsia"/>
        </w:rPr>
        <w:t>Ensure</w:t>
      </w:r>
      <w:r w:rsidR="00D060E6">
        <w:rPr>
          <w:rFonts w:hint="eastAsia"/>
        </w:rPr>
        <w:t xml:space="preserve"> Records that exceed retention period can be purged</w:t>
      </w:r>
    </w:p>
    <w:p w14:paraId="7BA439BC" w14:textId="7DA5EA0F" w:rsidR="00A02690" w:rsidRDefault="009D423C" w:rsidP="00352540">
      <w:pPr>
        <w:pStyle w:val="Heading2"/>
      </w:pPr>
      <w:bookmarkStart w:id="865" w:name="_Toc216538464"/>
      <w:ins w:id="866" w:author="David Klan" w:date="2026-01-06T14:48:00Z" w16du:dateUtc="2026-01-06T05:48:00Z">
        <w:r>
          <w:t>**</w:t>
        </w:r>
      </w:ins>
      <w:r w:rsidR="002C6DB8" w:rsidRPr="002C6DB8">
        <w:t>IT Asset Management</w:t>
      </w:r>
      <w:bookmarkEnd w:id="865"/>
    </w:p>
    <w:p w14:paraId="343AC83B" w14:textId="56494EA5" w:rsidR="00352540" w:rsidRDefault="00352540" w:rsidP="00352540">
      <w:pPr>
        <w:pStyle w:val="Heading3"/>
      </w:pPr>
      <w:bookmarkStart w:id="867" w:name="_Toc216538465"/>
      <w:r>
        <w:rPr>
          <w:rFonts w:hint="eastAsia"/>
        </w:rPr>
        <w:t>Objective</w:t>
      </w:r>
      <w:bookmarkEnd w:id="867"/>
    </w:p>
    <w:p w14:paraId="1CE122A8" w14:textId="70B56575" w:rsidR="00352540" w:rsidRDefault="0017645F" w:rsidP="00CC689A">
      <w:pPr>
        <w:pStyle w:val="ListParagraph"/>
        <w:numPr>
          <w:ilvl w:val="0"/>
          <w:numId w:val="31"/>
        </w:numPr>
      </w:pPr>
      <w:r>
        <w:rPr>
          <w:rFonts w:hint="eastAsia"/>
        </w:rPr>
        <w:t xml:space="preserve">Ensure </w:t>
      </w:r>
      <w:r w:rsidR="00806F52" w:rsidRPr="00806F52">
        <w:t>Common Service Data Model</w:t>
      </w:r>
      <w:r w:rsidR="00806F52">
        <w:rPr>
          <w:rFonts w:hint="eastAsia"/>
        </w:rPr>
        <w:t xml:space="preserve"> mapping and Service mapping is in place for services within </w:t>
      </w:r>
      <w:r w:rsidR="00806F52">
        <w:t>management</w:t>
      </w:r>
      <w:r w:rsidR="00806F52">
        <w:rPr>
          <w:rFonts w:hint="eastAsia"/>
        </w:rPr>
        <w:t xml:space="preserve"> scope</w:t>
      </w:r>
    </w:p>
    <w:p w14:paraId="3E2E1763" w14:textId="32034062" w:rsidR="00806F52" w:rsidRDefault="0033724A" w:rsidP="001D0BA3">
      <w:pPr>
        <w:pStyle w:val="Heading3"/>
      </w:pPr>
      <w:bookmarkStart w:id="868" w:name="_Toc216538466"/>
      <w:r>
        <w:rPr>
          <w:rFonts w:hint="eastAsia"/>
        </w:rPr>
        <w:lastRenderedPageBreak/>
        <w:t>Approach</w:t>
      </w:r>
      <w:bookmarkEnd w:id="868"/>
    </w:p>
    <w:p w14:paraId="748CADDE" w14:textId="39123E72" w:rsidR="0033724A" w:rsidRDefault="001D0BA3" w:rsidP="00CC689A">
      <w:pPr>
        <w:pStyle w:val="ListParagraph"/>
        <w:numPr>
          <w:ilvl w:val="0"/>
          <w:numId w:val="31"/>
        </w:numPr>
      </w:pPr>
      <w:r>
        <w:rPr>
          <w:rFonts w:hint="eastAsia"/>
        </w:rPr>
        <w:t xml:space="preserve">Work with Information Management </w:t>
      </w:r>
      <w:r w:rsidR="00AC3BB7">
        <w:rPr>
          <w:rFonts w:hint="eastAsia"/>
        </w:rPr>
        <w:t xml:space="preserve">and architecture team to </w:t>
      </w:r>
      <w:r w:rsidR="00D82D94">
        <w:rPr>
          <w:rFonts w:hint="eastAsia"/>
        </w:rPr>
        <w:t>create description of application that is consistent with process and is consistent with reality</w:t>
      </w:r>
    </w:p>
    <w:p w14:paraId="6E5B3DDD" w14:textId="15B3F073" w:rsidR="00D82D94" w:rsidRPr="00352540" w:rsidRDefault="00D82D94" w:rsidP="00CC689A">
      <w:pPr>
        <w:pStyle w:val="ListParagraph"/>
        <w:numPr>
          <w:ilvl w:val="0"/>
          <w:numId w:val="31"/>
        </w:numPr>
      </w:pPr>
      <w:r>
        <w:rPr>
          <w:rFonts w:hint="eastAsia"/>
        </w:rPr>
        <w:t xml:space="preserve">Ensure that dependent services are identified and </w:t>
      </w:r>
      <w:r w:rsidR="00AD12C2">
        <w:rPr>
          <w:rFonts w:hint="eastAsia"/>
        </w:rPr>
        <w:t>correctly associated with applications</w:t>
      </w:r>
    </w:p>
    <w:p w14:paraId="14127A26" w14:textId="3E5FB9ED" w:rsidR="00DD6D0F" w:rsidRDefault="00055B5C" w:rsidP="00AD5EF0">
      <w:pPr>
        <w:pStyle w:val="Heading2"/>
      </w:pPr>
      <w:bookmarkStart w:id="869" w:name="_Toc216538467"/>
      <w:ins w:id="870" w:author="David Klan" w:date="2026-01-06T14:48:00Z" w16du:dateUtc="2026-01-06T05:48:00Z">
        <w:r>
          <w:t>**</w:t>
        </w:r>
      </w:ins>
      <w:r w:rsidR="00AD5EF0">
        <w:rPr>
          <w:rFonts w:hint="eastAsia"/>
        </w:rPr>
        <w:t>Evergreen Migration</w:t>
      </w:r>
      <w:bookmarkEnd w:id="869"/>
    </w:p>
    <w:p w14:paraId="1C7E3521" w14:textId="04654411" w:rsidR="00C25B9A" w:rsidRDefault="00C25B9A" w:rsidP="004A28B8">
      <w:pPr>
        <w:pStyle w:val="Heading3"/>
      </w:pPr>
      <w:bookmarkStart w:id="871" w:name="_Toc216538468"/>
      <w:r>
        <w:rPr>
          <w:rFonts w:hint="eastAsia"/>
        </w:rPr>
        <w:t>Objective</w:t>
      </w:r>
      <w:bookmarkEnd w:id="871"/>
    </w:p>
    <w:p w14:paraId="2791CA64" w14:textId="16898BBC" w:rsidR="00C25B9A" w:rsidRPr="00C25B9A" w:rsidRDefault="00C25B9A" w:rsidP="00CC689A">
      <w:pPr>
        <w:pStyle w:val="ListParagraph"/>
        <w:numPr>
          <w:ilvl w:val="0"/>
          <w:numId w:val="32"/>
        </w:numPr>
      </w:pPr>
      <w:r>
        <w:rPr>
          <w:rFonts w:hint="eastAsia"/>
        </w:rPr>
        <w:t xml:space="preserve">Exit Legacy </w:t>
      </w:r>
      <w:r w:rsidR="004A28B8">
        <w:rPr>
          <w:rFonts w:hint="eastAsia"/>
        </w:rPr>
        <w:t>subscriptions completely</w:t>
      </w:r>
    </w:p>
    <w:p w14:paraId="0C3AFA00" w14:textId="21A9E62C" w:rsidR="00FD3A43" w:rsidRDefault="00055B5C" w:rsidP="004A28B8">
      <w:pPr>
        <w:pStyle w:val="Heading2"/>
      </w:pPr>
      <w:bookmarkStart w:id="872" w:name="_Toc216538469"/>
      <w:ins w:id="873" w:author="David Klan" w:date="2026-01-06T14:49:00Z" w16du:dateUtc="2026-01-06T05:49:00Z">
        <w:r>
          <w:t>**</w:t>
        </w:r>
      </w:ins>
      <w:r w:rsidR="004A28B8">
        <w:rPr>
          <w:rFonts w:hint="eastAsia"/>
        </w:rPr>
        <w:t>Network Cleanup</w:t>
      </w:r>
      <w:r w:rsidR="0089513F">
        <w:rPr>
          <w:rFonts w:hint="eastAsia"/>
        </w:rPr>
        <w:t xml:space="preserve"> and Segmentation</w:t>
      </w:r>
      <w:bookmarkEnd w:id="872"/>
    </w:p>
    <w:p w14:paraId="756B35E9" w14:textId="7382B52D" w:rsidR="004A28B8" w:rsidRDefault="004A28B8" w:rsidP="001E47AD">
      <w:pPr>
        <w:pStyle w:val="Heading3"/>
      </w:pPr>
      <w:bookmarkStart w:id="874" w:name="_Toc216538470"/>
      <w:r>
        <w:rPr>
          <w:rFonts w:hint="eastAsia"/>
        </w:rPr>
        <w:t>Objective</w:t>
      </w:r>
      <w:bookmarkEnd w:id="874"/>
    </w:p>
    <w:p w14:paraId="20EDD0F9" w14:textId="4F2EA30C" w:rsidR="00D92C8A" w:rsidRDefault="001E47AD" w:rsidP="00CC689A">
      <w:pPr>
        <w:pStyle w:val="ListParagraph"/>
        <w:numPr>
          <w:ilvl w:val="0"/>
          <w:numId w:val="32"/>
        </w:numPr>
      </w:pPr>
      <w:r>
        <w:rPr>
          <w:rFonts w:hint="eastAsia"/>
        </w:rPr>
        <w:t>Check network traffic to and from applications for misconfigurations</w:t>
      </w:r>
      <w:r w:rsidR="00011D79">
        <w:rPr>
          <w:rFonts w:hint="eastAsia"/>
        </w:rPr>
        <w:t xml:space="preserve"> (e.g. blocked traffic or traffic to wrong hosts)</w:t>
      </w:r>
      <w:r w:rsidR="00D92C8A">
        <w:rPr>
          <w:rFonts w:hint="eastAsia"/>
        </w:rPr>
        <w:t xml:space="preserve"> </w:t>
      </w:r>
      <w:r w:rsidR="00D92C8A">
        <w:t>–</w:t>
      </w:r>
      <w:r w:rsidR="00D92C8A">
        <w:rPr>
          <w:rFonts w:hint="eastAsia"/>
        </w:rPr>
        <w:t xml:space="preserve"> traffic </w:t>
      </w:r>
      <w:r w:rsidR="00D92C8A">
        <w:t>should</w:t>
      </w:r>
      <w:r w:rsidR="00D92C8A">
        <w:rPr>
          <w:rFonts w:hint="eastAsia"/>
        </w:rPr>
        <w:t xml:space="preserve"> include </w:t>
      </w:r>
      <w:r w:rsidR="006A7E18">
        <w:rPr>
          <w:rFonts w:hint="eastAsia"/>
        </w:rPr>
        <w:t>cloud and non-cloud traffic</w:t>
      </w:r>
    </w:p>
    <w:p w14:paraId="11965BB9" w14:textId="1FA0201A" w:rsidR="0089513F" w:rsidRDefault="00964BD4" w:rsidP="00CC689A">
      <w:pPr>
        <w:pStyle w:val="ListParagraph"/>
        <w:numPr>
          <w:ilvl w:val="0"/>
          <w:numId w:val="32"/>
        </w:numPr>
      </w:pPr>
      <w:r>
        <w:rPr>
          <w:rFonts w:hint="eastAsia"/>
        </w:rPr>
        <w:t xml:space="preserve">Ensure that non-production </w:t>
      </w:r>
      <w:r>
        <w:t>and</w:t>
      </w:r>
      <w:r>
        <w:rPr>
          <w:rFonts w:hint="eastAsia"/>
        </w:rPr>
        <w:t xml:space="preserve"> production segments are </w:t>
      </w:r>
      <w:r w:rsidR="002E07EE">
        <w:rPr>
          <w:rFonts w:hint="eastAsia"/>
        </w:rPr>
        <w:t>separated</w:t>
      </w:r>
    </w:p>
    <w:p w14:paraId="5119F50E" w14:textId="7320235C" w:rsidR="006A7E18" w:rsidRDefault="00055B5C" w:rsidP="006A7E18">
      <w:pPr>
        <w:pStyle w:val="Heading2"/>
      </w:pPr>
      <w:bookmarkStart w:id="875" w:name="_Toc216538471"/>
      <w:ins w:id="876" w:author="David Klan" w:date="2026-01-06T14:49:00Z" w16du:dateUtc="2026-01-06T05:49:00Z">
        <w:r>
          <w:t>**</w:t>
        </w:r>
      </w:ins>
      <w:r w:rsidR="006A7E18">
        <w:rPr>
          <w:rFonts w:hint="eastAsia"/>
        </w:rPr>
        <w:t>Encryption</w:t>
      </w:r>
      <w:bookmarkEnd w:id="875"/>
    </w:p>
    <w:p w14:paraId="30E8C6F3" w14:textId="06716C1E" w:rsidR="006A7E18" w:rsidRDefault="006A7E18" w:rsidP="00695A37">
      <w:pPr>
        <w:pStyle w:val="Heading3"/>
      </w:pPr>
      <w:bookmarkStart w:id="877" w:name="_Toc216538472"/>
      <w:r>
        <w:rPr>
          <w:rFonts w:hint="eastAsia"/>
        </w:rPr>
        <w:t>Objective</w:t>
      </w:r>
      <w:bookmarkEnd w:id="877"/>
    </w:p>
    <w:p w14:paraId="5D95EA49" w14:textId="1EC40B13" w:rsidR="006A7E18" w:rsidRDefault="006A7E18" w:rsidP="00CC689A">
      <w:pPr>
        <w:pStyle w:val="ListParagraph"/>
        <w:numPr>
          <w:ilvl w:val="0"/>
          <w:numId w:val="32"/>
        </w:numPr>
      </w:pPr>
      <w:r>
        <w:rPr>
          <w:rFonts w:hint="eastAsia"/>
        </w:rPr>
        <w:t xml:space="preserve">Ensure that all systems in </w:t>
      </w:r>
      <w:r>
        <w:t>public</w:t>
      </w:r>
      <w:r>
        <w:rPr>
          <w:rFonts w:hint="eastAsia"/>
        </w:rPr>
        <w:t xml:space="preserve"> cloud are encrypted</w:t>
      </w:r>
    </w:p>
    <w:p w14:paraId="59A2E23E" w14:textId="3EBDEE9F" w:rsidR="006A7E18" w:rsidRPr="006A7E18" w:rsidRDefault="006A7E18" w:rsidP="00CC689A">
      <w:pPr>
        <w:pStyle w:val="ListParagraph"/>
        <w:numPr>
          <w:ilvl w:val="0"/>
          <w:numId w:val="32"/>
        </w:numPr>
      </w:pPr>
      <w:r>
        <w:rPr>
          <w:rFonts w:hint="eastAsia"/>
        </w:rPr>
        <w:t xml:space="preserve">Ensure all traffic </w:t>
      </w:r>
      <w:r w:rsidR="00695A37">
        <w:rPr>
          <w:rFonts w:hint="eastAsia"/>
        </w:rPr>
        <w:t>in public cloud is encrypted</w:t>
      </w:r>
    </w:p>
    <w:p w14:paraId="7F44BC96" w14:textId="454787A9" w:rsidR="00D14CE4" w:rsidRDefault="00D14CE4">
      <w:pPr>
        <w:widowControl/>
      </w:pPr>
      <w:r>
        <w:br w:type="page"/>
      </w:r>
    </w:p>
    <w:p w14:paraId="02F2A576" w14:textId="0A0CC061" w:rsidR="00D14CE4" w:rsidDel="00A531F8" w:rsidRDefault="00D14CE4" w:rsidP="00D14CE4">
      <w:pPr>
        <w:pStyle w:val="Heading1"/>
        <w:rPr>
          <w:del w:id="878" w:author="David Klan" w:date="2026-01-08T14:04:00Z" w16du:dateUtc="2026-01-08T05:04:00Z"/>
        </w:rPr>
      </w:pPr>
      <w:bookmarkStart w:id="879" w:name="_Toc216538473"/>
      <w:del w:id="880" w:author="David Klan" w:date="2026-01-08T14:04:00Z" w16du:dateUtc="2026-01-08T05:04:00Z">
        <w:r w:rsidDel="00A531F8">
          <w:rPr>
            <w:rFonts w:hint="eastAsia"/>
          </w:rPr>
          <w:lastRenderedPageBreak/>
          <w:delText>Finance Management</w:delText>
        </w:r>
        <w:bookmarkEnd w:id="879"/>
      </w:del>
    </w:p>
    <w:p w14:paraId="49EC9DC0" w14:textId="536363E2" w:rsidR="00D14CE4" w:rsidDel="00A531F8" w:rsidRDefault="00D14CE4" w:rsidP="00D14CE4">
      <w:pPr>
        <w:pStyle w:val="Heading2"/>
        <w:rPr>
          <w:del w:id="881" w:author="David Klan" w:date="2026-01-08T14:04:00Z" w16du:dateUtc="2026-01-08T05:04:00Z"/>
          <w:lang w:val="en-US"/>
        </w:rPr>
      </w:pPr>
      <w:bookmarkStart w:id="882" w:name="_Toc216538474"/>
      <w:del w:id="883" w:author="David Klan" w:date="2026-01-08T14:04:00Z" w16du:dateUtc="2026-01-08T05:04:00Z">
        <w:r w:rsidRPr="00D14CE4" w:rsidDel="00A531F8">
          <w:rPr>
            <w:lang w:val="en-US"/>
          </w:rPr>
          <w:delText>Budget transparency</w:delText>
        </w:r>
        <w:bookmarkEnd w:id="882"/>
      </w:del>
    </w:p>
    <w:p w14:paraId="33A60BB1" w14:textId="3F708B1B" w:rsidR="00BC6F4A" w:rsidRPr="00BC6F4A" w:rsidDel="00A531F8" w:rsidRDefault="00BC6F4A" w:rsidP="00BC6F4A">
      <w:pPr>
        <w:pStyle w:val="Heading3"/>
        <w:rPr>
          <w:del w:id="884" w:author="David Klan" w:date="2026-01-08T14:04:00Z" w16du:dateUtc="2026-01-08T05:04:00Z"/>
          <w:lang w:val="en-US"/>
        </w:rPr>
      </w:pPr>
      <w:bookmarkStart w:id="885" w:name="_Toc216538475"/>
      <w:del w:id="886" w:author="David Klan" w:date="2026-01-08T14:04:00Z" w16du:dateUtc="2026-01-08T05:04:00Z">
        <w:r w:rsidDel="00A531F8">
          <w:rPr>
            <w:rFonts w:hint="eastAsia"/>
            <w:lang w:val="en-US"/>
          </w:rPr>
          <w:delText>Objective</w:delText>
        </w:r>
        <w:bookmarkEnd w:id="885"/>
      </w:del>
    </w:p>
    <w:p w14:paraId="1DEFDBC3" w14:textId="0E9076FA" w:rsidR="00D14CE4" w:rsidDel="00A531F8" w:rsidRDefault="00D14CE4" w:rsidP="00CC689A">
      <w:pPr>
        <w:pStyle w:val="ListParagraph"/>
        <w:numPr>
          <w:ilvl w:val="0"/>
          <w:numId w:val="34"/>
        </w:numPr>
        <w:rPr>
          <w:del w:id="887" w:author="David Klan" w:date="2026-01-08T14:04:00Z" w16du:dateUtc="2026-01-08T05:04:00Z"/>
          <w:lang w:val="en-US"/>
        </w:rPr>
      </w:pPr>
      <w:del w:id="888" w:author="David Klan" w:date="2026-01-08T14:04:00Z" w16du:dateUtc="2026-01-08T05:04:00Z">
        <w:r w:rsidRPr="00D14CE4" w:rsidDel="00A531F8">
          <w:rPr>
            <w:lang w:val="en-US"/>
          </w:rPr>
          <w:delText>Need to know much of the budget is "locked in" into fixed contracts and how much is available under discretionary categories</w:delText>
        </w:r>
      </w:del>
    </w:p>
    <w:p w14:paraId="71E46855" w14:textId="12203A5E" w:rsidR="00D14CE4" w:rsidDel="00A531F8" w:rsidRDefault="00D14CE4" w:rsidP="00CC689A">
      <w:pPr>
        <w:pStyle w:val="ListParagraph"/>
        <w:numPr>
          <w:ilvl w:val="0"/>
          <w:numId w:val="34"/>
        </w:numPr>
        <w:rPr>
          <w:del w:id="889" w:author="David Klan" w:date="2026-01-08T14:04:00Z" w16du:dateUtc="2026-01-08T05:04:00Z"/>
          <w:lang w:val="en-US"/>
        </w:rPr>
      </w:pPr>
      <w:del w:id="890" w:author="David Klan" w:date="2026-01-08T14:04:00Z" w16du:dateUtc="2026-01-08T05:04:00Z">
        <w:r w:rsidRPr="00D14CE4" w:rsidDel="00A531F8">
          <w:rPr>
            <w:lang w:val="en-US"/>
          </w:rPr>
          <w:delText>How much of cost can be directly attributed to first order benefits to the business</w:delText>
        </w:r>
      </w:del>
    </w:p>
    <w:p w14:paraId="2E3F5408" w14:textId="39BE5BD5" w:rsidR="00D14CE4" w:rsidDel="00A531F8" w:rsidRDefault="00D14CE4" w:rsidP="00CC689A">
      <w:pPr>
        <w:pStyle w:val="ListParagraph"/>
        <w:numPr>
          <w:ilvl w:val="1"/>
          <w:numId w:val="34"/>
        </w:numPr>
        <w:rPr>
          <w:del w:id="891" w:author="David Klan" w:date="2026-01-08T14:04:00Z" w16du:dateUtc="2026-01-08T05:04:00Z"/>
          <w:lang w:val="en-US"/>
        </w:rPr>
      </w:pPr>
      <w:del w:id="892" w:author="David Klan" w:date="2026-01-08T14:04:00Z" w16du:dateUtc="2026-01-08T05:04:00Z">
        <w:r w:rsidRPr="00D14CE4" w:rsidDel="00A531F8">
          <w:rPr>
            <w:lang w:val="en-US"/>
          </w:rPr>
          <w:delText>First Order: Devices, Network Services</w:delText>
        </w:r>
      </w:del>
    </w:p>
    <w:p w14:paraId="2CC2E602" w14:textId="6360C3D8" w:rsidR="00D14CE4" w:rsidDel="00A531F8" w:rsidRDefault="00D14CE4" w:rsidP="00CC689A">
      <w:pPr>
        <w:pStyle w:val="ListParagraph"/>
        <w:numPr>
          <w:ilvl w:val="1"/>
          <w:numId w:val="34"/>
        </w:numPr>
        <w:rPr>
          <w:del w:id="893" w:author="David Klan" w:date="2026-01-08T14:04:00Z" w16du:dateUtc="2026-01-08T05:04:00Z"/>
          <w:lang w:val="en-US"/>
        </w:rPr>
      </w:pPr>
      <w:del w:id="894" w:author="David Klan" w:date="2026-01-08T14:04:00Z" w16du:dateUtc="2026-01-08T05:04:00Z">
        <w:r w:rsidRPr="00D14CE4" w:rsidDel="00A531F8">
          <w:rPr>
            <w:lang w:val="en-US"/>
          </w:rPr>
          <w:delText>What are the second order costs?</w:delText>
        </w:r>
      </w:del>
    </w:p>
    <w:p w14:paraId="17337717" w14:textId="25A65149" w:rsidR="00752913" w:rsidDel="00A531F8" w:rsidRDefault="00D14CE4" w:rsidP="00CC689A">
      <w:pPr>
        <w:pStyle w:val="ListParagraph"/>
        <w:numPr>
          <w:ilvl w:val="1"/>
          <w:numId w:val="34"/>
        </w:numPr>
        <w:rPr>
          <w:del w:id="895" w:author="David Klan" w:date="2026-01-08T14:04:00Z" w16du:dateUtc="2026-01-08T05:04:00Z"/>
          <w:lang w:val="en-US"/>
        </w:rPr>
      </w:pPr>
      <w:del w:id="896" w:author="David Klan" w:date="2026-01-08T14:04:00Z" w16du:dateUtc="2026-01-08T05:04:00Z">
        <w:r w:rsidRPr="00D14CE4" w:rsidDel="00A531F8">
          <w:rPr>
            <w:lang w:val="en-US"/>
          </w:rPr>
          <w:delText>is recharged to the business?</w:delText>
        </w:r>
      </w:del>
    </w:p>
    <w:p w14:paraId="325B16A3" w14:textId="539E2E07" w:rsidR="007D66FC" w:rsidDel="00A531F8" w:rsidRDefault="00DF2B05" w:rsidP="00752913">
      <w:pPr>
        <w:pStyle w:val="Heading2"/>
        <w:rPr>
          <w:del w:id="897" w:author="David Klan" w:date="2026-01-08T14:04:00Z" w16du:dateUtc="2026-01-08T05:04:00Z"/>
          <w:lang w:val="en-US"/>
        </w:rPr>
      </w:pPr>
      <w:bookmarkStart w:id="898" w:name="_Toc216538476"/>
      <w:del w:id="899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Japan </w:delText>
        </w:r>
        <w:r w:rsidR="007D66FC" w:rsidDel="00A531F8">
          <w:rPr>
            <w:rFonts w:hint="eastAsia"/>
            <w:lang w:val="en-US"/>
          </w:rPr>
          <w:delText>Service Cost Transparency</w:delText>
        </w:r>
        <w:bookmarkEnd w:id="898"/>
      </w:del>
    </w:p>
    <w:p w14:paraId="1B543981" w14:textId="73DF22D1" w:rsidR="00FF6604" w:rsidDel="00A531F8" w:rsidRDefault="00FF6604" w:rsidP="00FF6604">
      <w:pPr>
        <w:pStyle w:val="Heading3"/>
        <w:rPr>
          <w:del w:id="900" w:author="David Klan" w:date="2026-01-08T14:04:00Z" w16du:dateUtc="2026-01-08T05:04:00Z"/>
          <w:lang w:val="en-US"/>
        </w:rPr>
      </w:pPr>
      <w:bookmarkStart w:id="901" w:name="_Toc216538477"/>
      <w:del w:id="902" w:author="David Klan" w:date="2026-01-08T14:04:00Z" w16du:dateUtc="2026-01-08T05:04:00Z">
        <w:r w:rsidDel="00A531F8">
          <w:rPr>
            <w:rFonts w:hint="eastAsia"/>
            <w:lang w:val="en-US"/>
          </w:rPr>
          <w:delText>Hypothesis</w:delText>
        </w:r>
        <w:bookmarkEnd w:id="901"/>
      </w:del>
    </w:p>
    <w:p w14:paraId="68C4F874" w14:textId="213ECFC6" w:rsidR="006840D7" w:rsidRPr="003D0D8B" w:rsidDel="00A531F8" w:rsidRDefault="004A0C45" w:rsidP="00CC689A">
      <w:pPr>
        <w:pStyle w:val="ListParagraph"/>
        <w:numPr>
          <w:ilvl w:val="0"/>
          <w:numId w:val="38"/>
        </w:numPr>
        <w:rPr>
          <w:del w:id="903" w:author="David Klan" w:date="2026-01-08T14:04:00Z" w16du:dateUtc="2026-01-08T05:04:00Z"/>
          <w:lang w:val="en-US"/>
        </w:rPr>
      </w:pPr>
      <w:del w:id="904" w:author="David Klan" w:date="2026-01-08T14:04:00Z" w16du:dateUtc="2026-01-08T05:04:00Z">
        <w:r w:rsidDel="00A531F8">
          <w:rPr>
            <w:rFonts w:hint="eastAsia"/>
            <w:lang w:val="en-US"/>
          </w:rPr>
          <w:delText>If costs were better understood it will lead to better decision making</w:delText>
        </w:r>
      </w:del>
    </w:p>
    <w:p w14:paraId="4DD32E66" w14:textId="6EFBE621" w:rsidR="00AD77B1" w:rsidDel="00A531F8" w:rsidRDefault="00AD77B1" w:rsidP="009279A1">
      <w:pPr>
        <w:pStyle w:val="Heading3"/>
        <w:rPr>
          <w:del w:id="905" w:author="David Klan" w:date="2026-01-08T14:04:00Z" w16du:dateUtc="2026-01-08T05:04:00Z"/>
          <w:lang w:val="en-US"/>
        </w:rPr>
      </w:pPr>
      <w:bookmarkStart w:id="906" w:name="_Toc216538478"/>
      <w:del w:id="907" w:author="David Klan" w:date="2026-01-08T14:04:00Z" w16du:dateUtc="2026-01-08T05:04:00Z">
        <w:r w:rsidDel="00A531F8">
          <w:rPr>
            <w:rFonts w:hint="eastAsia"/>
            <w:lang w:val="en-US"/>
          </w:rPr>
          <w:delText>Objective</w:delText>
        </w:r>
        <w:bookmarkEnd w:id="906"/>
      </w:del>
    </w:p>
    <w:p w14:paraId="37F2AF70" w14:textId="1715F9BB" w:rsidR="005A5A2E" w:rsidDel="00A531F8" w:rsidRDefault="005A5A2E" w:rsidP="00CC689A">
      <w:pPr>
        <w:pStyle w:val="ListParagraph"/>
        <w:numPr>
          <w:ilvl w:val="0"/>
          <w:numId w:val="37"/>
        </w:numPr>
        <w:rPr>
          <w:del w:id="908" w:author="David Klan" w:date="2026-01-08T14:04:00Z" w16du:dateUtc="2026-01-08T05:04:00Z"/>
          <w:lang w:val="en-US"/>
        </w:rPr>
      </w:pPr>
      <w:del w:id="909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Understand our cost based in terms of the services ETS </w:delText>
        </w:r>
        <w:r w:rsidDel="00A531F8">
          <w:rPr>
            <w:lang w:val="en-US"/>
          </w:rPr>
          <w:delText>provides</w:delText>
        </w:r>
        <w:r w:rsidDel="00A531F8">
          <w:rPr>
            <w:rFonts w:hint="eastAsia"/>
            <w:lang w:val="en-US"/>
          </w:rPr>
          <w:delText xml:space="preserve"> to business</w:delText>
        </w:r>
      </w:del>
    </w:p>
    <w:p w14:paraId="5FBFB787" w14:textId="6AFC04BA" w:rsidR="005A5A2E" w:rsidDel="00A531F8" w:rsidRDefault="0020400F" w:rsidP="00CC689A">
      <w:pPr>
        <w:pStyle w:val="ListParagraph"/>
        <w:numPr>
          <w:ilvl w:val="0"/>
          <w:numId w:val="37"/>
        </w:numPr>
        <w:rPr>
          <w:del w:id="910" w:author="David Klan" w:date="2026-01-08T14:04:00Z" w16du:dateUtc="2026-01-08T05:04:00Z"/>
          <w:lang w:val="en-US"/>
        </w:rPr>
      </w:pPr>
      <w:del w:id="911" w:author="David Klan" w:date="2026-01-08T14:04:00Z" w16du:dateUtc="2026-01-08T05:04:00Z">
        <w:r w:rsidDel="00A531F8">
          <w:rPr>
            <w:rFonts w:hint="eastAsia"/>
            <w:lang w:val="en-US"/>
          </w:rPr>
          <w:delText>E</w:delText>
        </w:r>
        <w:r w:rsidR="009279A1" w:rsidDel="00A531F8">
          <w:rPr>
            <w:rFonts w:hint="eastAsia"/>
            <w:lang w:val="en-US"/>
          </w:rPr>
          <w:delText xml:space="preserve">ach service should be </w:delText>
        </w:r>
        <w:r w:rsidR="00625824" w:rsidDel="00A531F8">
          <w:rPr>
            <w:lang w:val="en-US"/>
          </w:rPr>
          <w:delText>understood</w:delText>
        </w:r>
        <w:r w:rsidR="00625824" w:rsidDel="00A531F8">
          <w:rPr>
            <w:rFonts w:hint="eastAsia"/>
            <w:lang w:val="en-US"/>
          </w:rPr>
          <w:delText xml:space="preserve"> in both in both first and second order costs</w:delText>
        </w:r>
      </w:del>
    </w:p>
    <w:p w14:paraId="7C9FE732" w14:textId="481C2E3D" w:rsidR="00684975" w:rsidRPr="005A5A2E" w:rsidDel="00A531F8" w:rsidRDefault="00684975" w:rsidP="00CC689A">
      <w:pPr>
        <w:pStyle w:val="ListParagraph"/>
        <w:numPr>
          <w:ilvl w:val="0"/>
          <w:numId w:val="37"/>
        </w:numPr>
        <w:rPr>
          <w:del w:id="912" w:author="David Klan" w:date="2026-01-08T14:04:00Z" w16du:dateUtc="2026-01-08T05:04:00Z"/>
          <w:lang w:val="en-US"/>
        </w:rPr>
      </w:pPr>
      <w:del w:id="913" w:author="David Klan" w:date="2026-01-08T14:04:00Z" w16du:dateUtc="2026-01-08T05:04:00Z">
        <w:r w:rsidDel="00A531F8">
          <w:rPr>
            <w:rFonts w:hint="eastAsia"/>
            <w:lang w:val="en-US"/>
          </w:rPr>
          <w:delText>All costs with an annual spend of more than 100k</w:delText>
        </w:r>
        <w:r w:rsidR="00487A0D" w:rsidDel="00A531F8">
          <w:rPr>
            <w:rFonts w:hint="eastAsia"/>
            <w:lang w:val="en-US"/>
          </w:rPr>
          <w:delText xml:space="preserve"> JPY</w:delText>
        </w:r>
        <w:r w:rsidDel="00A531F8">
          <w:rPr>
            <w:rFonts w:hint="eastAsia"/>
            <w:lang w:val="en-US"/>
          </w:rPr>
          <w:delText xml:space="preserve"> </w:delText>
        </w:r>
        <w:r w:rsidR="00487A0D" w:rsidDel="00A531F8">
          <w:rPr>
            <w:lang w:val="en-US"/>
          </w:rPr>
          <w:delText>should</w:delText>
        </w:r>
        <w:r w:rsidR="00487A0D" w:rsidDel="00A531F8">
          <w:rPr>
            <w:rFonts w:hint="eastAsia"/>
            <w:lang w:val="en-US"/>
          </w:rPr>
          <w:delText xml:space="preserve"> </w:delText>
        </w:r>
        <w:r w:rsidR="00D61B7D" w:rsidDel="00A531F8">
          <w:rPr>
            <w:rFonts w:hint="eastAsia"/>
            <w:lang w:val="en-US"/>
          </w:rPr>
          <w:delText>be included</w:delText>
        </w:r>
      </w:del>
    </w:p>
    <w:p w14:paraId="1323B668" w14:textId="6CA30A02" w:rsidR="00625824" w:rsidDel="00A531F8" w:rsidRDefault="00FF6604" w:rsidP="00FF6604">
      <w:pPr>
        <w:pStyle w:val="Heading3"/>
        <w:rPr>
          <w:del w:id="914" w:author="David Klan" w:date="2026-01-08T14:04:00Z" w16du:dateUtc="2026-01-08T05:04:00Z"/>
          <w:lang w:val="en-US"/>
        </w:rPr>
      </w:pPr>
      <w:bookmarkStart w:id="915" w:name="_Toc216538479"/>
      <w:del w:id="916" w:author="David Klan" w:date="2026-01-08T14:04:00Z" w16du:dateUtc="2026-01-08T05:04:00Z">
        <w:r w:rsidDel="00A531F8">
          <w:rPr>
            <w:rFonts w:hint="eastAsia"/>
            <w:lang w:val="en-US"/>
          </w:rPr>
          <w:delText>Approach</w:delText>
        </w:r>
        <w:bookmarkEnd w:id="915"/>
      </w:del>
    </w:p>
    <w:p w14:paraId="4E75E5B3" w14:textId="082518A0" w:rsidR="000A7693" w:rsidDel="00A531F8" w:rsidRDefault="00FC2E9C" w:rsidP="00CC689A">
      <w:pPr>
        <w:pStyle w:val="ListParagraph"/>
        <w:numPr>
          <w:ilvl w:val="0"/>
          <w:numId w:val="37"/>
        </w:numPr>
        <w:rPr>
          <w:del w:id="917" w:author="David Klan" w:date="2026-01-08T14:04:00Z" w16du:dateUtc="2026-01-08T05:04:00Z"/>
          <w:lang w:val="en-US"/>
        </w:rPr>
      </w:pPr>
      <w:del w:id="918" w:author="David Klan" w:date="2026-01-08T14:04:00Z" w16du:dateUtc="2026-01-08T05:04:00Z">
        <w:r w:rsidDel="00A531F8">
          <w:rPr>
            <w:rFonts w:hint="eastAsia"/>
            <w:lang w:val="en-US"/>
          </w:rPr>
          <w:delText>Use SAM Codes to categorize our costs</w:delText>
        </w:r>
      </w:del>
    </w:p>
    <w:p w14:paraId="0748AE92" w14:textId="79907BBB" w:rsidR="00D5427C" w:rsidDel="00A531F8" w:rsidRDefault="00D5427C" w:rsidP="00CC689A">
      <w:pPr>
        <w:pStyle w:val="ListParagraph"/>
        <w:numPr>
          <w:ilvl w:val="1"/>
          <w:numId w:val="37"/>
        </w:numPr>
        <w:rPr>
          <w:del w:id="919" w:author="David Klan" w:date="2026-01-08T14:04:00Z" w16du:dateUtc="2026-01-08T05:04:00Z"/>
          <w:lang w:val="en-US"/>
        </w:rPr>
      </w:pPr>
      <w:del w:id="920" w:author="David Klan" w:date="2026-01-08T14:04:00Z" w16du:dateUtc="2026-01-08T05:04:00Z">
        <w:r w:rsidDel="00A531F8">
          <w:rPr>
            <w:rFonts w:hint="eastAsia"/>
            <w:lang w:val="en-US"/>
          </w:rPr>
          <w:delText>Trac</w:delText>
        </w:r>
        <w:r w:rsidR="00D53313" w:rsidDel="00A531F8">
          <w:rPr>
            <w:rFonts w:hint="eastAsia"/>
            <w:lang w:val="en-US"/>
          </w:rPr>
          <w:delText xml:space="preserve">k how many costs fall into categories and how many are </w:delText>
        </w:r>
        <w:r w:rsidR="00D53313" w:rsidDel="00A531F8">
          <w:rPr>
            <w:lang w:val="en-US"/>
          </w:rPr>
          <w:delText>not</w:delText>
        </w:r>
        <w:r w:rsidR="00D53313" w:rsidDel="00A531F8">
          <w:rPr>
            <w:rFonts w:hint="eastAsia"/>
            <w:lang w:val="en-US"/>
          </w:rPr>
          <w:delText xml:space="preserve"> categories</w:delText>
        </w:r>
      </w:del>
    </w:p>
    <w:p w14:paraId="0B8B8352" w14:textId="5D0BD70E" w:rsidR="00D53313" w:rsidDel="00A531F8" w:rsidRDefault="00DB6451" w:rsidP="00CC689A">
      <w:pPr>
        <w:pStyle w:val="ListParagraph"/>
        <w:numPr>
          <w:ilvl w:val="1"/>
          <w:numId w:val="37"/>
        </w:numPr>
        <w:rPr>
          <w:del w:id="921" w:author="David Klan" w:date="2026-01-08T14:04:00Z" w16du:dateUtc="2026-01-08T05:04:00Z"/>
          <w:lang w:val="en-US"/>
        </w:rPr>
      </w:pPr>
      <w:del w:id="922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Analyze category costs to understand </w:delText>
        </w:r>
        <w:r w:rsidR="00C446C1" w:rsidDel="00A531F8">
          <w:rPr>
            <w:rFonts w:hint="eastAsia"/>
            <w:lang w:val="en-US"/>
          </w:rPr>
          <w:delText>first and second order costs</w:delText>
        </w:r>
      </w:del>
    </w:p>
    <w:p w14:paraId="03C8C676" w14:textId="16D0165F" w:rsidR="00C446C1" w:rsidDel="00A531F8" w:rsidRDefault="00C446C1" w:rsidP="00CC689A">
      <w:pPr>
        <w:pStyle w:val="ListParagraph"/>
        <w:numPr>
          <w:ilvl w:val="0"/>
          <w:numId w:val="37"/>
        </w:numPr>
        <w:rPr>
          <w:del w:id="923" w:author="David Klan" w:date="2026-01-08T14:04:00Z" w16du:dateUtc="2026-01-08T05:04:00Z"/>
          <w:lang w:val="en-US"/>
        </w:rPr>
      </w:pPr>
      <w:del w:id="924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Create </w:delText>
        </w:r>
        <w:r w:rsidR="00CA0F56" w:rsidDel="00A531F8">
          <w:rPr>
            <w:rFonts w:hint="eastAsia"/>
            <w:lang w:val="en-US"/>
          </w:rPr>
          <w:delText xml:space="preserve">unit costs </w:delText>
        </w:r>
        <w:r w:rsidR="00CA0F56" w:rsidDel="00A531F8">
          <w:rPr>
            <w:lang w:val="en-US"/>
          </w:rPr>
          <w:delText>for</w:delText>
        </w:r>
        <w:r w:rsidR="00CA0F56" w:rsidDel="00A531F8">
          <w:rPr>
            <w:rFonts w:hint="eastAsia"/>
            <w:lang w:val="en-US"/>
          </w:rPr>
          <w:delText xml:space="preserve"> services within well understood categories to allow for more productive </w:delText>
        </w:r>
        <w:r w:rsidR="00DF2B05" w:rsidDel="00A531F8">
          <w:rPr>
            <w:rFonts w:hint="eastAsia"/>
            <w:lang w:val="en-US"/>
          </w:rPr>
          <w:delText xml:space="preserve">discussions with our stakeholders on the cost levers </w:delText>
        </w:r>
        <w:r w:rsidR="001D2B0A" w:rsidDel="00A531F8">
          <w:rPr>
            <w:rFonts w:hint="eastAsia"/>
            <w:lang w:val="en-US"/>
          </w:rPr>
          <w:delText>and value for money</w:delText>
        </w:r>
      </w:del>
    </w:p>
    <w:p w14:paraId="361325A4" w14:textId="68DB0025" w:rsidR="009138D1" w:rsidDel="00A531F8" w:rsidRDefault="009138D1" w:rsidP="00CC689A">
      <w:pPr>
        <w:pStyle w:val="ListParagraph"/>
        <w:numPr>
          <w:ilvl w:val="0"/>
          <w:numId w:val="37"/>
        </w:numPr>
        <w:rPr>
          <w:del w:id="925" w:author="David Klan" w:date="2026-01-08T14:04:00Z" w16du:dateUtc="2026-01-08T05:04:00Z"/>
          <w:lang w:val="en-US"/>
        </w:rPr>
      </w:pPr>
      <w:del w:id="926" w:author="David Klan" w:date="2026-01-08T14:04:00Z" w16du:dateUtc="2026-01-08T05:04:00Z">
        <w:r w:rsidDel="00A531F8">
          <w:rPr>
            <w:rFonts w:hint="eastAsia"/>
            <w:lang w:val="en-US"/>
          </w:rPr>
          <w:delText>Ideally get points of comparison with our international colleague</w:delText>
        </w:r>
      </w:del>
    </w:p>
    <w:p w14:paraId="619799F4" w14:textId="701DEFBC" w:rsidR="00A14542" w:rsidDel="00A531F8" w:rsidRDefault="00A14542" w:rsidP="00CC689A">
      <w:pPr>
        <w:pStyle w:val="ListParagraph"/>
        <w:numPr>
          <w:ilvl w:val="0"/>
          <w:numId w:val="37"/>
        </w:numPr>
        <w:rPr>
          <w:del w:id="927" w:author="David Klan" w:date="2026-01-08T14:04:00Z" w16du:dateUtc="2026-01-08T05:04:00Z"/>
          <w:lang w:val="en-US"/>
        </w:rPr>
      </w:pPr>
      <w:del w:id="928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If possible we </w:delText>
        </w:r>
        <w:r w:rsidDel="00A531F8">
          <w:rPr>
            <w:lang w:val="en-US"/>
          </w:rPr>
          <w:delText>should</w:delText>
        </w:r>
        <w:r w:rsidDel="00A531F8">
          <w:rPr>
            <w:rFonts w:hint="eastAsia"/>
            <w:lang w:val="en-US"/>
          </w:rPr>
          <w:delText xml:space="preserve"> work with other departments (e.g. facilities) to arrive at </w:delText>
        </w:r>
        <w:r w:rsidR="00354F12" w:rsidDel="00A531F8">
          <w:rPr>
            <w:rFonts w:hint="eastAsia"/>
            <w:lang w:val="en-US"/>
          </w:rPr>
          <w:delText>total costs for marginal costs (e.g. a cost per seat</w:delText>
        </w:r>
        <w:r w:rsidR="004A0C45" w:rsidDel="00A531F8">
          <w:rPr>
            <w:rFonts w:hint="eastAsia"/>
            <w:lang w:val="en-US"/>
          </w:rPr>
          <w:delText xml:space="preserve"> and cost per branch</w:delText>
        </w:r>
        <w:r w:rsidR="00354F12" w:rsidDel="00A531F8">
          <w:rPr>
            <w:rFonts w:hint="eastAsia"/>
            <w:lang w:val="en-US"/>
          </w:rPr>
          <w:delText>) to allow</w:delText>
        </w:r>
        <w:r w:rsidR="00276989" w:rsidDel="00A531F8">
          <w:rPr>
            <w:rFonts w:hint="eastAsia"/>
            <w:lang w:val="en-US"/>
          </w:rPr>
          <w:delText xml:space="preserve"> </w:delText>
        </w:r>
        <w:r w:rsidR="001B7B4E" w:rsidDel="00A531F8">
          <w:rPr>
            <w:rFonts w:hint="eastAsia"/>
            <w:lang w:val="en-US"/>
          </w:rPr>
          <w:delText xml:space="preserve">for </w:delText>
        </w:r>
        <w:r w:rsidR="001B7B4E" w:rsidDel="00A531F8">
          <w:rPr>
            <w:lang w:val="en-US"/>
          </w:rPr>
          <w:delText>better</w:delText>
        </w:r>
        <w:r w:rsidR="001B7B4E" w:rsidDel="00A531F8">
          <w:rPr>
            <w:rFonts w:hint="eastAsia"/>
            <w:lang w:val="en-US"/>
          </w:rPr>
          <w:delText xml:space="preserve"> executive decision making</w:delText>
        </w:r>
      </w:del>
    </w:p>
    <w:p w14:paraId="61AB1D48" w14:textId="71AC9583" w:rsidR="009138D1" w:rsidDel="00A531F8" w:rsidRDefault="009D7F48" w:rsidP="009138D1">
      <w:pPr>
        <w:pStyle w:val="Heading2"/>
        <w:rPr>
          <w:del w:id="929" w:author="David Klan" w:date="2026-01-08T14:04:00Z" w16du:dateUtc="2026-01-08T05:04:00Z"/>
          <w:lang w:val="en-US"/>
        </w:rPr>
      </w:pPr>
      <w:bookmarkStart w:id="930" w:name="_Toc216538480"/>
      <w:del w:id="931" w:author="David Klan" w:date="2026-01-08T14:04:00Z" w16du:dateUtc="2026-01-08T05:04:00Z">
        <w:r w:rsidDel="00A531F8">
          <w:rPr>
            <w:rFonts w:hint="eastAsia"/>
            <w:lang w:val="en-US"/>
          </w:rPr>
          <w:delText>International</w:delText>
        </w:r>
        <w:r w:rsidR="009138D1" w:rsidDel="00A531F8">
          <w:rPr>
            <w:rFonts w:hint="eastAsia"/>
            <w:lang w:val="en-US"/>
          </w:rPr>
          <w:delText xml:space="preserve"> Service Cost Transparency</w:delText>
        </w:r>
        <w:bookmarkEnd w:id="930"/>
      </w:del>
    </w:p>
    <w:p w14:paraId="7C8F3921" w14:textId="379A8CC0" w:rsidR="009138D1" w:rsidDel="00A531F8" w:rsidRDefault="009138D1" w:rsidP="009138D1">
      <w:pPr>
        <w:pStyle w:val="Heading3"/>
        <w:rPr>
          <w:del w:id="932" w:author="David Klan" w:date="2026-01-08T14:04:00Z" w16du:dateUtc="2026-01-08T05:04:00Z"/>
          <w:lang w:val="en-US"/>
        </w:rPr>
      </w:pPr>
      <w:bookmarkStart w:id="933" w:name="_Toc216538481"/>
      <w:del w:id="934" w:author="David Klan" w:date="2026-01-08T14:04:00Z" w16du:dateUtc="2026-01-08T05:04:00Z">
        <w:r w:rsidDel="00A531F8">
          <w:rPr>
            <w:rFonts w:hint="eastAsia"/>
            <w:lang w:val="en-US"/>
          </w:rPr>
          <w:delText>Hypothesis</w:delText>
        </w:r>
        <w:bookmarkEnd w:id="933"/>
      </w:del>
    </w:p>
    <w:p w14:paraId="1D8FAF5C" w14:textId="674F215C" w:rsidR="009138D1" w:rsidRPr="001B7B4E" w:rsidDel="00A531F8" w:rsidRDefault="001B7B4E" w:rsidP="00CC689A">
      <w:pPr>
        <w:pStyle w:val="ListParagraph"/>
        <w:numPr>
          <w:ilvl w:val="0"/>
          <w:numId w:val="38"/>
        </w:numPr>
        <w:rPr>
          <w:del w:id="935" w:author="David Klan" w:date="2026-01-08T14:04:00Z" w16du:dateUtc="2026-01-08T05:04:00Z"/>
          <w:lang w:val="en-US"/>
        </w:rPr>
      </w:pPr>
      <w:del w:id="936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If Japan better understood the </w:delText>
        </w:r>
        <w:r w:rsidR="003D66E0" w:rsidDel="00A531F8">
          <w:rPr>
            <w:rFonts w:hint="eastAsia"/>
            <w:lang w:val="en-US"/>
          </w:rPr>
          <w:delText xml:space="preserve">international </w:delText>
        </w:r>
        <w:r w:rsidDel="00A531F8">
          <w:rPr>
            <w:rFonts w:hint="eastAsia"/>
            <w:lang w:val="en-US"/>
          </w:rPr>
          <w:delText xml:space="preserve">cost drivers Japan could contribute to reducing costs </w:delText>
        </w:r>
        <w:r w:rsidR="009D7F48" w:rsidDel="00A531F8">
          <w:rPr>
            <w:rFonts w:hint="eastAsia"/>
            <w:lang w:val="en-US"/>
          </w:rPr>
          <w:delText>for Manulife as a whole</w:delText>
        </w:r>
      </w:del>
    </w:p>
    <w:p w14:paraId="2C472661" w14:textId="69C4A756" w:rsidR="009138D1" w:rsidDel="00A531F8" w:rsidRDefault="009138D1" w:rsidP="009138D1">
      <w:pPr>
        <w:pStyle w:val="Heading3"/>
        <w:rPr>
          <w:del w:id="937" w:author="David Klan" w:date="2026-01-08T14:04:00Z" w16du:dateUtc="2026-01-08T05:04:00Z"/>
          <w:lang w:val="en-US"/>
        </w:rPr>
      </w:pPr>
      <w:bookmarkStart w:id="938" w:name="_Toc216538482"/>
      <w:del w:id="939" w:author="David Klan" w:date="2026-01-08T14:04:00Z" w16du:dateUtc="2026-01-08T05:04:00Z">
        <w:r w:rsidDel="00A531F8">
          <w:rPr>
            <w:rFonts w:hint="eastAsia"/>
            <w:lang w:val="en-US"/>
          </w:rPr>
          <w:delText>Objective</w:delText>
        </w:r>
        <w:bookmarkEnd w:id="938"/>
      </w:del>
    </w:p>
    <w:p w14:paraId="7D2050C7" w14:textId="2CB5015F" w:rsidR="003D6461" w:rsidDel="00A531F8" w:rsidRDefault="003D6461" w:rsidP="00CC689A">
      <w:pPr>
        <w:pStyle w:val="ListParagraph"/>
        <w:numPr>
          <w:ilvl w:val="0"/>
          <w:numId w:val="37"/>
        </w:numPr>
        <w:rPr>
          <w:del w:id="940" w:author="David Klan" w:date="2026-01-08T14:04:00Z" w16du:dateUtc="2026-01-08T05:04:00Z"/>
          <w:lang w:val="en-US"/>
        </w:rPr>
      </w:pPr>
      <w:del w:id="941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Address </w:delText>
        </w:r>
        <w:r w:rsidR="002512DD" w:rsidDel="00A531F8">
          <w:rPr>
            <w:rFonts w:hint="eastAsia"/>
            <w:lang w:val="en-US"/>
          </w:rPr>
          <w:delText>cause of costs incurred on Japan</w:delText>
        </w:r>
        <w:r w:rsidR="002512DD" w:rsidDel="00A531F8">
          <w:rPr>
            <w:lang w:val="en-US"/>
          </w:rPr>
          <w:delText>’</w:delText>
        </w:r>
        <w:r w:rsidR="002512DD" w:rsidDel="00A531F8">
          <w:rPr>
            <w:rFonts w:hint="eastAsia"/>
            <w:lang w:val="en-US"/>
          </w:rPr>
          <w:delText xml:space="preserve">s behalf and reduce costs for Manulife as a whole. </w:delText>
        </w:r>
      </w:del>
    </w:p>
    <w:p w14:paraId="21FA362C" w14:textId="7B1D5923" w:rsidR="009138D1" w:rsidDel="00A531F8" w:rsidRDefault="009138D1" w:rsidP="009138D1">
      <w:pPr>
        <w:pStyle w:val="Heading3"/>
        <w:rPr>
          <w:del w:id="942" w:author="David Klan" w:date="2026-01-08T14:04:00Z" w16du:dateUtc="2026-01-08T05:04:00Z"/>
          <w:lang w:val="en-US"/>
        </w:rPr>
      </w:pPr>
      <w:bookmarkStart w:id="943" w:name="_Toc216538483"/>
      <w:del w:id="944" w:author="David Klan" w:date="2026-01-08T14:04:00Z" w16du:dateUtc="2026-01-08T05:04:00Z">
        <w:r w:rsidDel="00A531F8">
          <w:rPr>
            <w:rFonts w:hint="eastAsia"/>
            <w:lang w:val="en-US"/>
          </w:rPr>
          <w:delText>Approach</w:delText>
        </w:r>
        <w:bookmarkEnd w:id="943"/>
      </w:del>
    </w:p>
    <w:p w14:paraId="66AA1B1A" w14:textId="0B5C7ED4" w:rsidR="005F1E73" w:rsidRPr="005F1E73" w:rsidDel="00A531F8" w:rsidRDefault="005F1E73" w:rsidP="00CC689A">
      <w:pPr>
        <w:pStyle w:val="ListParagraph"/>
        <w:numPr>
          <w:ilvl w:val="0"/>
          <w:numId w:val="37"/>
        </w:numPr>
        <w:rPr>
          <w:del w:id="945" w:author="David Klan" w:date="2026-01-08T14:04:00Z" w16du:dateUtc="2026-01-08T05:04:00Z"/>
          <w:lang w:val="en-US"/>
        </w:rPr>
      </w:pPr>
      <w:del w:id="946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Understand the service charges, passthrough/reimbursement charges and </w:delText>
        </w:r>
        <w:r w:rsidDel="00A531F8">
          <w:rPr>
            <w:lang w:val="en-US"/>
          </w:rPr>
          <w:delText>allocation</w:delText>
        </w:r>
        <w:r w:rsidDel="00A531F8">
          <w:rPr>
            <w:rFonts w:hint="eastAsia"/>
            <w:lang w:val="en-US"/>
          </w:rPr>
          <w:delText xml:space="preserve"> charges to Japan from Asia and North America and understand trends</w:delText>
        </w:r>
      </w:del>
    </w:p>
    <w:p w14:paraId="204B0126" w14:textId="4DF5C1B3" w:rsidR="002A0A7D" w:rsidDel="00A531F8" w:rsidRDefault="004241E4" w:rsidP="00CC689A">
      <w:pPr>
        <w:pStyle w:val="ListParagraph"/>
        <w:numPr>
          <w:ilvl w:val="0"/>
          <w:numId w:val="37"/>
        </w:numPr>
        <w:rPr>
          <w:del w:id="947" w:author="David Klan" w:date="2026-01-08T14:04:00Z" w16du:dateUtc="2026-01-08T05:04:00Z"/>
          <w:lang w:val="en-US"/>
        </w:rPr>
      </w:pPr>
      <w:del w:id="948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Work with our international team to understand </w:delText>
        </w:r>
        <w:r w:rsidR="002512DD" w:rsidDel="00A531F8">
          <w:rPr>
            <w:rFonts w:hint="eastAsia"/>
            <w:lang w:val="en-US"/>
          </w:rPr>
          <w:delText xml:space="preserve">the </w:delText>
        </w:r>
        <w:r w:rsidDel="00A531F8">
          <w:rPr>
            <w:rFonts w:hint="eastAsia"/>
            <w:lang w:val="en-US"/>
          </w:rPr>
          <w:delText xml:space="preserve">nature </w:delText>
        </w:r>
        <w:r w:rsidR="002512DD" w:rsidDel="00A531F8">
          <w:rPr>
            <w:rFonts w:hint="eastAsia"/>
            <w:lang w:val="en-US"/>
          </w:rPr>
          <w:delText xml:space="preserve">the </w:delText>
        </w:r>
        <w:r w:rsidDel="00A531F8">
          <w:rPr>
            <w:rFonts w:hint="eastAsia"/>
            <w:lang w:val="en-US"/>
          </w:rPr>
          <w:delText xml:space="preserve">costs and </w:delText>
        </w:r>
        <w:r w:rsidR="002512DD" w:rsidDel="00A531F8">
          <w:rPr>
            <w:rFonts w:hint="eastAsia"/>
            <w:lang w:val="en-US"/>
          </w:rPr>
          <w:delText>w</w:delText>
        </w:r>
        <w:r w:rsidR="00D66FF6" w:rsidDel="00A531F8">
          <w:rPr>
            <w:rFonts w:hint="eastAsia"/>
            <w:lang w:val="en-US"/>
          </w:rPr>
          <w:delText>h</w:delText>
        </w:r>
        <w:r w:rsidR="002512DD" w:rsidDel="00A531F8">
          <w:rPr>
            <w:rFonts w:hint="eastAsia"/>
            <w:lang w:val="en-US"/>
          </w:rPr>
          <w:delText xml:space="preserve">at </w:delText>
        </w:r>
        <w:r w:rsidDel="00A531F8">
          <w:rPr>
            <w:rFonts w:hint="eastAsia"/>
            <w:lang w:val="en-US"/>
          </w:rPr>
          <w:delText>actions Japan can take to reduce charges to Japan</w:delText>
        </w:r>
      </w:del>
    </w:p>
    <w:p w14:paraId="27002356" w14:textId="00C1F920" w:rsidR="002A0A7D" w:rsidDel="00A531F8" w:rsidRDefault="00E01345" w:rsidP="00CC689A">
      <w:pPr>
        <w:pStyle w:val="ListParagraph"/>
        <w:numPr>
          <w:ilvl w:val="0"/>
          <w:numId w:val="37"/>
        </w:numPr>
        <w:rPr>
          <w:del w:id="949" w:author="David Klan" w:date="2026-01-08T14:04:00Z" w16du:dateUtc="2026-01-08T05:04:00Z"/>
          <w:lang w:val="en-US"/>
        </w:rPr>
      </w:pPr>
      <w:del w:id="950" w:author="David Klan" w:date="2026-01-08T14:04:00Z" w16du:dateUtc="2026-01-08T05:04:00Z">
        <w:r w:rsidDel="00A531F8">
          <w:rPr>
            <w:rFonts w:hint="eastAsia"/>
            <w:lang w:val="en-US"/>
          </w:rPr>
          <w:delText>Establish active tracking of these expenses on an entity basis for better transparency</w:delText>
        </w:r>
      </w:del>
    </w:p>
    <w:p w14:paraId="58662520" w14:textId="61F3C7B6" w:rsidR="009138D1" w:rsidDel="00A531F8" w:rsidRDefault="00F23AD8" w:rsidP="00CC689A">
      <w:pPr>
        <w:pStyle w:val="ListParagraph"/>
        <w:numPr>
          <w:ilvl w:val="0"/>
          <w:numId w:val="37"/>
        </w:numPr>
        <w:rPr>
          <w:del w:id="951" w:author="David Klan" w:date="2026-01-08T14:04:00Z" w16du:dateUtc="2026-01-08T05:04:00Z"/>
          <w:lang w:val="en-US"/>
        </w:rPr>
      </w:pPr>
      <w:del w:id="952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Work with IT teams to create actions plans to </w:delText>
        </w:r>
        <w:r w:rsidR="00C43259" w:rsidDel="00A531F8">
          <w:rPr>
            <w:rFonts w:hint="eastAsia"/>
            <w:lang w:val="en-US"/>
          </w:rPr>
          <w:delText>address costs</w:delText>
        </w:r>
      </w:del>
    </w:p>
    <w:p w14:paraId="430F49BC" w14:textId="3B0966E7" w:rsidR="00F05435" w:rsidDel="00A531F8" w:rsidRDefault="00D86432" w:rsidP="00D86432">
      <w:pPr>
        <w:pStyle w:val="Heading2"/>
        <w:rPr>
          <w:del w:id="953" w:author="David Klan" w:date="2026-01-08T14:04:00Z" w16du:dateUtc="2026-01-08T05:04:00Z"/>
          <w:lang w:val="en-US"/>
        </w:rPr>
      </w:pPr>
      <w:bookmarkStart w:id="954" w:name="_Toc216538484"/>
      <w:del w:id="955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Fixed Budget </w:delText>
        </w:r>
        <w:r w:rsidR="008E0AA2" w:rsidDel="00A531F8">
          <w:rPr>
            <w:rFonts w:hint="eastAsia"/>
            <w:lang w:val="en-US"/>
          </w:rPr>
          <w:delText>Management</w:delText>
        </w:r>
        <w:bookmarkEnd w:id="954"/>
      </w:del>
    </w:p>
    <w:p w14:paraId="62C77A67" w14:textId="4151C42D" w:rsidR="00D86432" w:rsidDel="00A531F8" w:rsidRDefault="00D86432" w:rsidP="00075839">
      <w:pPr>
        <w:pStyle w:val="Heading3"/>
        <w:rPr>
          <w:del w:id="956" w:author="David Klan" w:date="2026-01-08T14:04:00Z" w16du:dateUtc="2026-01-08T05:04:00Z"/>
          <w:lang w:val="en-US"/>
        </w:rPr>
      </w:pPr>
      <w:bookmarkStart w:id="957" w:name="_Toc216538485"/>
      <w:del w:id="958" w:author="David Klan" w:date="2026-01-08T14:04:00Z" w16du:dateUtc="2026-01-08T05:04:00Z">
        <w:r w:rsidDel="00A531F8">
          <w:rPr>
            <w:rFonts w:hint="eastAsia"/>
            <w:lang w:val="en-US"/>
          </w:rPr>
          <w:delText>Background</w:delText>
        </w:r>
        <w:bookmarkEnd w:id="957"/>
      </w:del>
    </w:p>
    <w:p w14:paraId="7A031200" w14:textId="25B00A0D" w:rsidR="00C970EC" w:rsidDel="00A531F8" w:rsidRDefault="00C970EC" w:rsidP="00CC689A">
      <w:pPr>
        <w:pStyle w:val="ListParagraph"/>
        <w:numPr>
          <w:ilvl w:val="0"/>
          <w:numId w:val="37"/>
        </w:numPr>
        <w:rPr>
          <w:del w:id="959" w:author="David Klan" w:date="2026-01-08T14:04:00Z" w16du:dateUtc="2026-01-08T05:04:00Z"/>
          <w:lang w:val="en-US"/>
        </w:rPr>
      </w:pPr>
      <w:del w:id="960" w:author="David Klan" w:date="2026-01-08T14:04:00Z" w16du:dateUtc="2026-01-08T05:04:00Z">
        <w:r w:rsidDel="00A531F8">
          <w:rPr>
            <w:rFonts w:hint="eastAsia"/>
            <w:lang w:val="en-US"/>
          </w:rPr>
          <w:delText>Global CIO has implemented CD</w:delText>
        </w:r>
        <w:r w:rsidR="00AF6A81" w:rsidDel="00A531F8">
          <w:rPr>
            <w:rFonts w:hint="eastAsia"/>
            <w:lang w:val="en-US"/>
          </w:rPr>
          <w:delText>F to keep IS costs flat</w:delText>
        </w:r>
        <w:r w:rsidR="00D3190F" w:rsidDel="00A531F8">
          <w:rPr>
            <w:rFonts w:hint="eastAsia"/>
            <w:lang w:val="en-US"/>
          </w:rPr>
          <w:delText xml:space="preserve"> </w:delText>
        </w:r>
      </w:del>
    </w:p>
    <w:p w14:paraId="19C21BF3" w14:textId="134B8475" w:rsidR="00075839" w:rsidDel="00A531F8" w:rsidRDefault="00075839" w:rsidP="00CC689A">
      <w:pPr>
        <w:pStyle w:val="ListParagraph"/>
        <w:numPr>
          <w:ilvl w:val="0"/>
          <w:numId w:val="37"/>
        </w:numPr>
        <w:rPr>
          <w:del w:id="961" w:author="David Klan" w:date="2026-01-08T14:04:00Z" w16du:dateUtc="2026-01-08T05:04:00Z"/>
          <w:lang w:val="en-US"/>
        </w:rPr>
      </w:pPr>
      <w:del w:id="962" w:author="David Klan" w:date="2026-01-08T14:04:00Z" w16du:dateUtc="2026-01-08T05:04:00Z">
        <w:r w:rsidRPr="007B7996" w:rsidDel="00A531F8">
          <w:rPr>
            <w:rFonts w:hint="eastAsia"/>
            <w:lang w:val="en-US"/>
          </w:rPr>
          <w:delText xml:space="preserve">Global CTO has committed ETS to keep cost flat including new </w:delText>
        </w:r>
        <w:r w:rsidR="007B7996" w:rsidRPr="007B7996" w:rsidDel="00A531F8">
          <w:rPr>
            <w:rFonts w:hint="eastAsia"/>
            <w:lang w:val="en-US"/>
          </w:rPr>
          <w:delText>capabilities</w:delText>
        </w:r>
      </w:del>
    </w:p>
    <w:p w14:paraId="197C1D3B" w14:textId="572F8504" w:rsidR="004F095C" w:rsidDel="00A531F8" w:rsidRDefault="004F095C" w:rsidP="00CC689A">
      <w:pPr>
        <w:pStyle w:val="ListParagraph"/>
        <w:numPr>
          <w:ilvl w:val="0"/>
          <w:numId w:val="37"/>
        </w:numPr>
        <w:rPr>
          <w:del w:id="963" w:author="David Klan" w:date="2026-01-08T14:04:00Z" w16du:dateUtc="2026-01-08T05:04:00Z"/>
          <w:lang w:val="en-US"/>
        </w:rPr>
      </w:pPr>
      <w:del w:id="964" w:author="David Klan" w:date="2026-01-08T14:04:00Z" w16du:dateUtc="2026-01-08T05:04:00Z">
        <w:r w:rsidDel="00A531F8">
          <w:rPr>
            <w:rFonts w:hint="eastAsia"/>
            <w:lang w:val="en-US"/>
          </w:rPr>
          <w:delText>Assumptions for planning</w:delText>
        </w:r>
      </w:del>
    </w:p>
    <w:p w14:paraId="313E25AA" w14:textId="5331C228" w:rsidR="00B87A49" w:rsidDel="00A531F8" w:rsidRDefault="004F095C" w:rsidP="00CC689A">
      <w:pPr>
        <w:pStyle w:val="ListParagraph"/>
        <w:numPr>
          <w:ilvl w:val="1"/>
          <w:numId w:val="37"/>
        </w:numPr>
        <w:rPr>
          <w:del w:id="965" w:author="David Klan" w:date="2026-01-08T14:04:00Z" w16du:dateUtc="2026-01-08T05:04:00Z"/>
          <w:lang w:val="en-US"/>
        </w:rPr>
      </w:pPr>
      <w:del w:id="966" w:author="David Klan" w:date="2026-01-08T14:04:00Z" w16du:dateUtc="2026-01-08T05:04:00Z">
        <w:r w:rsidDel="00A531F8">
          <w:rPr>
            <w:rFonts w:hint="eastAsia"/>
            <w:lang w:val="en-US"/>
          </w:rPr>
          <w:delText>Each year</w:delText>
        </w:r>
        <w:r w:rsidR="00662AED" w:rsidDel="00A531F8">
          <w:rPr>
            <w:lang w:val="en-US"/>
          </w:rPr>
          <w:delText>’</w:delText>
        </w:r>
        <w:r w:rsidR="00662AED" w:rsidDel="00A531F8">
          <w:rPr>
            <w:rFonts w:hint="eastAsia"/>
            <w:lang w:val="en-US"/>
          </w:rPr>
          <w:delText>s</w:delText>
        </w:r>
        <w:r w:rsidDel="00A531F8">
          <w:rPr>
            <w:rFonts w:hint="eastAsia"/>
            <w:lang w:val="en-US"/>
          </w:rPr>
          <w:delText xml:space="preserve"> new capabilities will consume </w:delText>
        </w:r>
        <w:r w:rsidR="007B7996" w:rsidDel="00A531F8">
          <w:rPr>
            <w:rFonts w:hint="eastAsia"/>
            <w:lang w:val="en-US"/>
          </w:rPr>
          <w:delText xml:space="preserve">5% </w:delText>
        </w:r>
        <w:r w:rsidR="00B87A49" w:rsidDel="00A531F8">
          <w:rPr>
            <w:rFonts w:hint="eastAsia"/>
            <w:lang w:val="en-US"/>
          </w:rPr>
          <w:delText>of previous year</w:delText>
        </w:r>
        <w:r w:rsidR="00B87A49" w:rsidDel="00A531F8">
          <w:rPr>
            <w:lang w:val="en-US"/>
          </w:rPr>
          <w:delText>’</w:delText>
        </w:r>
        <w:r w:rsidR="00B87A49" w:rsidDel="00A531F8">
          <w:rPr>
            <w:rFonts w:hint="eastAsia"/>
            <w:lang w:val="en-US"/>
          </w:rPr>
          <w:delText>s budget</w:delText>
        </w:r>
      </w:del>
    </w:p>
    <w:p w14:paraId="4EC2F026" w14:textId="5A63316D" w:rsidR="00B87A49" w:rsidDel="00A531F8" w:rsidRDefault="00B87A49" w:rsidP="00CC689A">
      <w:pPr>
        <w:pStyle w:val="ListParagraph"/>
        <w:numPr>
          <w:ilvl w:val="1"/>
          <w:numId w:val="37"/>
        </w:numPr>
        <w:rPr>
          <w:del w:id="967" w:author="David Klan" w:date="2026-01-08T14:04:00Z" w16du:dateUtc="2026-01-08T05:04:00Z"/>
          <w:lang w:val="en-US"/>
        </w:rPr>
      </w:pPr>
      <w:del w:id="968" w:author="David Klan" w:date="2026-01-08T14:04:00Z" w16du:dateUtc="2026-01-08T05:04:00Z">
        <w:r w:rsidDel="00A531F8">
          <w:rPr>
            <w:rFonts w:hint="eastAsia"/>
            <w:lang w:val="en-US"/>
          </w:rPr>
          <w:delText>Each year</w:delText>
        </w:r>
        <w:r w:rsidR="00662AED" w:rsidDel="00A531F8">
          <w:rPr>
            <w:lang w:val="en-US"/>
          </w:rPr>
          <w:delText>’</w:delText>
        </w:r>
        <w:r w:rsidR="00662AED" w:rsidDel="00A531F8">
          <w:rPr>
            <w:rFonts w:hint="eastAsia"/>
            <w:lang w:val="en-US"/>
          </w:rPr>
          <w:delText>s</w:delText>
        </w:r>
        <w:r w:rsidDel="00A531F8">
          <w:rPr>
            <w:rFonts w:hint="eastAsia"/>
            <w:lang w:val="en-US"/>
          </w:rPr>
          <w:delText xml:space="preserve"> </w:delText>
        </w:r>
        <w:r w:rsidR="00C970EC" w:rsidDel="00A531F8">
          <w:rPr>
            <w:rFonts w:hint="eastAsia"/>
            <w:lang w:val="en-US"/>
          </w:rPr>
          <w:delText>old capabilities will need</w:delText>
        </w:r>
        <w:r w:rsidR="00662AED" w:rsidDel="00A531F8">
          <w:rPr>
            <w:rFonts w:hint="eastAsia"/>
            <w:lang w:val="en-US"/>
          </w:rPr>
          <w:delText xml:space="preserve"> to</w:delText>
        </w:r>
        <w:r w:rsidR="00C970EC" w:rsidDel="00A531F8">
          <w:rPr>
            <w:rFonts w:hint="eastAsia"/>
            <w:lang w:val="en-US"/>
          </w:rPr>
          <w:delText xml:space="preserve"> be reduced by 5%</w:delText>
        </w:r>
      </w:del>
    </w:p>
    <w:p w14:paraId="0E18B51F" w14:textId="6A25BB8A" w:rsidR="007B7996" w:rsidDel="00A531F8" w:rsidRDefault="00D3190F" w:rsidP="00CC689A">
      <w:pPr>
        <w:pStyle w:val="ListParagraph"/>
        <w:numPr>
          <w:ilvl w:val="1"/>
          <w:numId w:val="37"/>
        </w:numPr>
        <w:rPr>
          <w:del w:id="969" w:author="David Klan" w:date="2026-01-08T14:04:00Z" w16du:dateUtc="2026-01-08T05:04:00Z"/>
          <w:lang w:val="en-US"/>
        </w:rPr>
      </w:pPr>
      <w:del w:id="970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IS and ETS de facto are single budget so costs </w:delText>
        </w:r>
        <w:r w:rsidR="0011680E" w:rsidDel="00A531F8">
          <w:rPr>
            <w:rFonts w:hint="eastAsia"/>
            <w:lang w:val="en-US"/>
          </w:rPr>
          <w:delText xml:space="preserve">can </w:delText>
        </w:r>
        <w:r w:rsidDel="00A531F8">
          <w:rPr>
            <w:rFonts w:hint="eastAsia"/>
            <w:lang w:val="en-US"/>
          </w:rPr>
          <w:delText xml:space="preserve">be moved </w:delText>
        </w:r>
        <w:r w:rsidR="0011680E" w:rsidDel="00A531F8">
          <w:rPr>
            <w:rFonts w:hint="eastAsia"/>
            <w:lang w:val="en-US"/>
          </w:rPr>
          <w:delText xml:space="preserve">between ETS and IS to allow for </w:delText>
        </w:r>
        <w:r w:rsidR="0011680E" w:rsidDel="00A531F8">
          <w:rPr>
            <w:lang w:val="en-US"/>
          </w:rPr>
          <w:delText>opportunities</w:delText>
        </w:r>
        <w:r w:rsidR="0011680E" w:rsidDel="00A531F8">
          <w:rPr>
            <w:rFonts w:hint="eastAsia"/>
            <w:lang w:val="en-US"/>
          </w:rPr>
          <w:delText xml:space="preserve"> for optimization</w:delText>
        </w:r>
      </w:del>
    </w:p>
    <w:p w14:paraId="605515F5" w14:textId="4C211638" w:rsidR="00423287" w:rsidDel="00A531F8" w:rsidRDefault="00423287" w:rsidP="00D86B2B">
      <w:pPr>
        <w:pStyle w:val="Heading3"/>
        <w:rPr>
          <w:del w:id="971" w:author="David Klan" w:date="2026-01-08T14:04:00Z" w16du:dateUtc="2026-01-08T05:04:00Z"/>
          <w:lang w:val="en-US"/>
        </w:rPr>
      </w:pPr>
      <w:bookmarkStart w:id="972" w:name="_Toc216538486"/>
      <w:del w:id="973" w:author="David Klan" w:date="2026-01-08T14:04:00Z" w16du:dateUtc="2026-01-08T05:04:00Z">
        <w:r w:rsidDel="00A531F8">
          <w:rPr>
            <w:rFonts w:hint="eastAsia"/>
            <w:lang w:val="en-US"/>
          </w:rPr>
          <w:delText>Hypothesis</w:delText>
        </w:r>
        <w:bookmarkEnd w:id="972"/>
      </w:del>
    </w:p>
    <w:p w14:paraId="67B7EA2C" w14:textId="1D396081" w:rsidR="00423287" w:rsidRPr="00423287" w:rsidDel="00A531F8" w:rsidRDefault="00423287" w:rsidP="00CC689A">
      <w:pPr>
        <w:pStyle w:val="ListParagraph"/>
        <w:numPr>
          <w:ilvl w:val="0"/>
          <w:numId w:val="40"/>
        </w:numPr>
        <w:rPr>
          <w:del w:id="974" w:author="David Klan" w:date="2026-01-08T14:04:00Z" w16du:dateUtc="2026-01-08T05:04:00Z"/>
          <w:lang w:val="en-US"/>
        </w:rPr>
      </w:pPr>
      <w:del w:id="975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Manulife has not systematically approached </w:delText>
        </w:r>
        <w:r w:rsidR="00147923" w:rsidDel="00A531F8">
          <w:rPr>
            <w:rFonts w:hint="eastAsia"/>
            <w:lang w:val="en-US"/>
          </w:rPr>
          <w:delText>cost savings in many areas so opportunities exist in legacy costs</w:delText>
        </w:r>
        <w:r w:rsidR="00BF2A0C" w:rsidDel="00A531F8">
          <w:rPr>
            <w:rFonts w:hint="eastAsia"/>
            <w:lang w:val="en-US"/>
          </w:rPr>
          <w:delText xml:space="preserve"> which means there are significant unexplored opportunities within IT related areas</w:delText>
        </w:r>
      </w:del>
    </w:p>
    <w:p w14:paraId="2B0E6ED3" w14:textId="6E1F1B06" w:rsidR="00D86B2B" w:rsidRPr="00D86B2B" w:rsidDel="00A531F8" w:rsidRDefault="00D86B2B" w:rsidP="00D86B2B">
      <w:pPr>
        <w:pStyle w:val="Heading3"/>
        <w:rPr>
          <w:del w:id="976" w:author="David Klan" w:date="2026-01-08T14:04:00Z" w16du:dateUtc="2026-01-08T05:04:00Z"/>
          <w:lang w:val="en-US"/>
        </w:rPr>
      </w:pPr>
      <w:bookmarkStart w:id="977" w:name="_Toc216538487"/>
      <w:del w:id="978" w:author="David Klan" w:date="2026-01-08T14:04:00Z" w16du:dateUtc="2026-01-08T05:04:00Z">
        <w:r w:rsidDel="00A531F8">
          <w:rPr>
            <w:rFonts w:hint="eastAsia"/>
            <w:lang w:val="en-US"/>
          </w:rPr>
          <w:delText>Objective</w:delText>
        </w:r>
        <w:bookmarkEnd w:id="977"/>
      </w:del>
    </w:p>
    <w:p w14:paraId="79C9F80A" w14:textId="47DC270A" w:rsidR="00D86432" w:rsidDel="00A531F8" w:rsidRDefault="0068306D" w:rsidP="00CC689A">
      <w:pPr>
        <w:pStyle w:val="ListParagraph"/>
        <w:numPr>
          <w:ilvl w:val="0"/>
          <w:numId w:val="39"/>
        </w:numPr>
        <w:rPr>
          <w:del w:id="979" w:author="David Klan" w:date="2026-01-08T14:04:00Z" w16du:dateUtc="2026-01-08T05:04:00Z"/>
          <w:lang w:val="en-US"/>
        </w:rPr>
      </w:pPr>
      <w:del w:id="980" w:author="David Klan" w:date="2026-01-08T14:04:00Z" w16du:dateUtc="2026-01-08T05:04:00Z">
        <w:r w:rsidDel="00A531F8">
          <w:rPr>
            <w:rFonts w:hint="eastAsia"/>
            <w:lang w:val="en-US"/>
          </w:rPr>
          <w:delText>A sustainable</w:delText>
        </w:r>
        <w:r w:rsidR="00D86B2B" w:rsidDel="00A531F8">
          <w:rPr>
            <w:rFonts w:hint="eastAsia"/>
            <w:lang w:val="en-US"/>
          </w:rPr>
          <w:delText xml:space="preserve"> </w:delText>
        </w:r>
        <w:r w:rsidR="00455885" w:rsidDel="00A531F8">
          <w:rPr>
            <w:rFonts w:hint="eastAsia"/>
            <w:lang w:val="en-US"/>
          </w:rPr>
          <w:delText xml:space="preserve">5 </w:delText>
        </w:r>
        <w:r w:rsidR="00D86B2B" w:rsidDel="00A531F8">
          <w:rPr>
            <w:rFonts w:hint="eastAsia"/>
            <w:lang w:val="en-US"/>
          </w:rPr>
          <w:delText xml:space="preserve">year </w:delText>
        </w:r>
        <w:r w:rsidR="002324D3" w:rsidDel="00A531F8">
          <w:rPr>
            <w:rFonts w:hint="eastAsia"/>
            <w:lang w:val="en-US"/>
          </w:rPr>
          <w:delText xml:space="preserve">rolling </w:delText>
        </w:r>
        <w:r w:rsidR="00D86B2B" w:rsidDel="00A531F8">
          <w:rPr>
            <w:rFonts w:hint="eastAsia"/>
            <w:lang w:val="en-US"/>
          </w:rPr>
          <w:delText>plan</w:delText>
        </w:r>
        <w:r w:rsidR="00455885" w:rsidDel="00A531F8">
          <w:rPr>
            <w:rFonts w:hint="eastAsia"/>
            <w:lang w:val="en-US"/>
          </w:rPr>
          <w:delText xml:space="preserve"> for cost control</w:delText>
        </w:r>
        <w:r w:rsidR="00BF2A0C" w:rsidDel="00A531F8">
          <w:rPr>
            <w:rFonts w:hint="eastAsia"/>
            <w:lang w:val="en-US"/>
          </w:rPr>
          <w:delText xml:space="preserve"> </w:delText>
        </w:r>
        <w:r w:rsidR="00823E69" w:rsidDel="00A531F8">
          <w:rPr>
            <w:rFonts w:hint="eastAsia"/>
            <w:lang w:val="en-US"/>
          </w:rPr>
          <w:delText xml:space="preserve">that includes plans for each main cost areas and </w:delText>
        </w:r>
        <w:r w:rsidR="0061482C" w:rsidDel="00A531F8">
          <w:rPr>
            <w:rFonts w:hint="eastAsia"/>
            <w:lang w:val="en-US"/>
          </w:rPr>
          <w:delText xml:space="preserve">actions </w:delText>
        </w:r>
        <w:r w:rsidR="00823E69" w:rsidDel="00A531F8">
          <w:rPr>
            <w:rFonts w:hint="eastAsia"/>
            <w:lang w:val="en-US"/>
          </w:rPr>
          <w:delText xml:space="preserve">to be implemented to address costs and keep </w:delText>
        </w:r>
        <w:r w:rsidR="0061482C" w:rsidDel="00A531F8">
          <w:rPr>
            <w:rFonts w:hint="eastAsia"/>
            <w:lang w:val="en-US"/>
          </w:rPr>
          <w:delText>tracking of effectiveness of actions</w:delText>
        </w:r>
      </w:del>
    </w:p>
    <w:p w14:paraId="18249D1C" w14:textId="7713C9B7" w:rsidR="002324D3" w:rsidDel="00A531F8" w:rsidRDefault="002324D3" w:rsidP="002324D3">
      <w:pPr>
        <w:pStyle w:val="Heading3"/>
        <w:rPr>
          <w:del w:id="981" w:author="David Klan" w:date="2026-01-08T14:04:00Z" w16du:dateUtc="2026-01-08T05:04:00Z"/>
          <w:lang w:val="en-US"/>
        </w:rPr>
      </w:pPr>
      <w:bookmarkStart w:id="982" w:name="_Toc216538488"/>
      <w:del w:id="983" w:author="David Klan" w:date="2026-01-08T14:04:00Z" w16du:dateUtc="2026-01-08T05:04:00Z">
        <w:r w:rsidDel="00A531F8">
          <w:rPr>
            <w:rFonts w:hint="eastAsia"/>
            <w:lang w:val="en-US"/>
          </w:rPr>
          <w:delText>Approach</w:delText>
        </w:r>
        <w:bookmarkEnd w:id="982"/>
      </w:del>
    </w:p>
    <w:p w14:paraId="1550F0CF" w14:textId="2DFB32D3" w:rsidR="002324D3" w:rsidDel="00A531F8" w:rsidRDefault="00403C33" w:rsidP="00CC689A">
      <w:pPr>
        <w:pStyle w:val="ListParagraph"/>
        <w:numPr>
          <w:ilvl w:val="0"/>
          <w:numId w:val="39"/>
        </w:numPr>
        <w:rPr>
          <w:del w:id="984" w:author="David Klan" w:date="2026-01-08T14:04:00Z" w16du:dateUtc="2026-01-08T05:04:00Z"/>
          <w:lang w:val="en-US"/>
        </w:rPr>
      </w:pPr>
      <w:del w:id="985" w:author="David Klan" w:date="2026-01-08T14:04:00Z" w16du:dateUtc="2026-01-08T05:04:00Z">
        <w:r w:rsidRPr="00D14CE4" w:rsidDel="00A531F8">
          <w:rPr>
            <w:lang w:val="en-US"/>
          </w:rPr>
          <w:delText xml:space="preserve">Each contract </w:delText>
        </w:r>
        <w:r w:rsidR="0068306D" w:rsidDel="00A531F8">
          <w:rPr>
            <w:rFonts w:hint="eastAsia"/>
            <w:lang w:val="en-US"/>
          </w:rPr>
          <w:delText xml:space="preserve">and expense </w:delText>
        </w:r>
        <w:r w:rsidR="006C4E3A" w:rsidDel="00A531F8">
          <w:rPr>
            <w:lang w:val="en-US"/>
          </w:rPr>
          <w:delText>category</w:delText>
        </w:r>
        <w:r w:rsidR="006C4E3A" w:rsidDel="00A531F8">
          <w:rPr>
            <w:rFonts w:hint="eastAsia"/>
            <w:lang w:val="en-US"/>
          </w:rPr>
          <w:delText xml:space="preserve"> </w:delText>
        </w:r>
        <w:r w:rsidRPr="00D14CE4" w:rsidDel="00A531F8">
          <w:rPr>
            <w:lang w:val="en-US"/>
          </w:rPr>
          <w:delText>needs to be marked with a cost saving plan</w:delText>
        </w:r>
      </w:del>
    </w:p>
    <w:p w14:paraId="16CD0B6A" w14:textId="697E5543" w:rsidR="00403C33" w:rsidDel="00A531F8" w:rsidRDefault="00403C33" w:rsidP="00CC689A">
      <w:pPr>
        <w:pStyle w:val="ListParagraph"/>
        <w:numPr>
          <w:ilvl w:val="1"/>
          <w:numId w:val="39"/>
        </w:numPr>
        <w:rPr>
          <w:del w:id="986" w:author="David Klan" w:date="2026-01-08T14:04:00Z" w16du:dateUtc="2026-01-08T05:04:00Z"/>
          <w:lang w:val="en-US"/>
        </w:rPr>
      </w:pPr>
      <w:del w:id="987" w:author="David Klan" w:date="2026-01-08T14:04:00Z" w16du:dateUtc="2026-01-08T05:04:00Z">
        <w:r w:rsidDel="00A531F8">
          <w:rPr>
            <w:rFonts w:hint="eastAsia"/>
            <w:lang w:val="en-US"/>
          </w:rPr>
          <w:delText>P</w:delText>
        </w:r>
        <w:r w:rsidRPr="00D14CE4" w:rsidDel="00A531F8">
          <w:rPr>
            <w:lang w:val="en-US"/>
          </w:rPr>
          <w:delText xml:space="preserve">lan </w:delText>
        </w:r>
        <w:r w:rsidDel="00A531F8">
          <w:rPr>
            <w:lang w:val="en-US"/>
          </w:rPr>
          <w:delText>should</w:delText>
        </w:r>
        <w:r w:rsidDel="00A531F8">
          <w:rPr>
            <w:rFonts w:hint="eastAsia"/>
            <w:lang w:val="en-US"/>
          </w:rPr>
          <w:delText xml:space="preserve"> </w:delText>
        </w:r>
        <w:r w:rsidR="001A6859" w:rsidDel="00A531F8">
          <w:rPr>
            <w:rFonts w:hint="eastAsia"/>
            <w:lang w:val="en-US"/>
          </w:rPr>
          <w:delText xml:space="preserve">consider </w:delText>
        </w:r>
        <w:r w:rsidRPr="00D14CE4" w:rsidDel="00A531F8">
          <w:rPr>
            <w:lang w:val="en-US"/>
          </w:rPr>
          <w:delText xml:space="preserve">contract renewal dates </w:delText>
        </w:r>
      </w:del>
    </w:p>
    <w:p w14:paraId="067718D2" w14:textId="0DF8CCD7" w:rsidR="00993100" w:rsidDel="00A531F8" w:rsidRDefault="001A6859" w:rsidP="00CC689A">
      <w:pPr>
        <w:pStyle w:val="ListParagraph"/>
        <w:numPr>
          <w:ilvl w:val="1"/>
          <w:numId w:val="39"/>
        </w:numPr>
        <w:rPr>
          <w:del w:id="988" w:author="David Klan" w:date="2026-01-08T14:04:00Z" w16du:dateUtc="2026-01-08T05:04:00Z"/>
          <w:lang w:val="en-US"/>
        </w:rPr>
      </w:pPr>
      <w:del w:id="989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Suggested </w:delText>
        </w:r>
        <w:r w:rsidR="0019043B" w:rsidDel="00A531F8">
          <w:rPr>
            <w:rFonts w:hint="eastAsia"/>
            <w:lang w:val="en-US"/>
          </w:rPr>
          <w:delText xml:space="preserve">Standard </w:delText>
        </w:r>
        <w:r w:rsidDel="00A531F8">
          <w:rPr>
            <w:rFonts w:hint="eastAsia"/>
            <w:lang w:val="en-US"/>
          </w:rPr>
          <w:delText>Plans</w:delText>
        </w:r>
      </w:del>
    </w:p>
    <w:p w14:paraId="592D9588" w14:textId="10859B02" w:rsidR="00403C33" w:rsidDel="00A531F8" w:rsidRDefault="00993100" w:rsidP="00CC689A">
      <w:pPr>
        <w:pStyle w:val="ListParagraph"/>
        <w:numPr>
          <w:ilvl w:val="2"/>
          <w:numId w:val="39"/>
        </w:numPr>
        <w:rPr>
          <w:del w:id="990" w:author="David Klan" w:date="2026-01-08T14:04:00Z" w16du:dateUtc="2026-01-08T05:04:00Z"/>
          <w:lang w:val="en-US"/>
        </w:rPr>
      </w:pPr>
      <w:del w:id="991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Discount </w:delText>
        </w:r>
        <w:r w:rsidR="0019043B" w:rsidDel="00A531F8">
          <w:rPr>
            <w:rFonts w:hint="eastAsia"/>
            <w:lang w:val="en-US"/>
          </w:rPr>
          <w:delText>&amp;</w:delText>
        </w:r>
        <w:r w:rsidR="00893DDB" w:rsidDel="00A531F8">
          <w:rPr>
            <w:rFonts w:hint="eastAsia"/>
            <w:lang w:val="en-US"/>
          </w:rPr>
          <w:delText xml:space="preserve"> Extend </w:delText>
        </w:r>
        <w:r w:rsidDel="00A531F8">
          <w:rPr>
            <w:rFonts w:hint="eastAsia"/>
            <w:lang w:val="en-US"/>
          </w:rPr>
          <w:delText>(i.e. just ask for 30% reduction)</w:delText>
        </w:r>
      </w:del>
    </w:p>
    <w:p w14:paraId="6AC7D59F" w14:textId="6961E050" w:rsidR="00993100" w:rsidDel="00A531F8" w:rsidRDefault="0019043B" w:rsidP="00CC689A">
      <w:pPr>
        <w:pStyle w:val="ListParagraph"/>
        <w:numPr>
          <w:ilvl w:val="2"/>
          <w:numId w:val="39"/>
        </w:numPr>
        <w:rPr>
          <w:del w:id="992" w:author="David Klan" w:date="2026-01-08T14:04:00Z" w16du:dateUtc="2026-01-08T05:04:00Z"/>
          <w:lang w:val="en-US"/>
        </w:rPr>
      </w:pPr>
      <w:del w:id="993" w:author="David Klan" w:date="2026-01-08T14:04:00Z" w16du:dateUtc="2026-01-08T05:04:00Z">
        <w:r w:rsidDel="00A531F8">
          <w:rPr>
            <w:rFonts w:hint="eastAsia"/>
            <w:lang w:val="en-US"/>
          </w:rPr>
          <w:delText>Minimize/</w:delText>
        </w:r>
        <w:r w:rsidR="003D0383" w:rsidDel="00A531F8">
          <w:rPr>
            <w:rFonts w:hint="eastAsia"/>
            <w:lang w:val="en-US"/>
          </w:rPr>
          <w:delText>Eliminate</w:delText>
        </w:r>
        <w:r w:rsidR="00893DDB" w:rsidDel="00A531F8">
          <w:rPr>
            <w:rFonts w:hint="eastAsia"/>
            <w:lang w:val="en-US"/>
          </w:rPr>
          <w:delText xml:space="preserve"> Service/System</w:delText>
        </w:r>
        <w:r w:rsidR="003D0383" w:rsidDel="00A531F8">
          <w:rPr>
            <w:rFonts w:hint="eastAsia"/>
            <w:lang w:val="en-US"/>
          </w:rPr>
          <w:delText xml:space="preserve"> </w:delText>
        </w:r>
      </w:del>
    </w:p>
    <w:p w14:paraId="16DE3657" w14:textId="42B644C1" w:rsidR="00893DDB" w:rsidDel="00A531F8" w:rsidRDefault="00893DDB" w:rsidP="00CC689A">
      <w:pPr>
        <w:pStyle w:val="ListParagraph"/>
        <w:numPr>
          <w:ilvl w:val="2"/>
          <w:numId w:val="39"/>
        </w:numPr>
        <w:rPr>
          <w:del w:id="994" w:author="David Klan" w:date="2026-01-08T14:04:00Z" w16du:dateUtc="2026-01-08T05:04:00Z"/>
          <w:lang w:val="en-US"/>
        </w:rPr>
      </w:pPr>
      <w:del w:id="995" w:author="David Klan" w:date="2026-01-08T14:04:00Z" w16du:dateUtc="2026-01-08T05:04:00Z">
        <w:r w:rsidDel="00A531F8">
          <w:rPr>
            <w:rFonts w:hint="eastAsia"/>
            <w:lang w:val="en-US"/>
          </w:rPr>
          <w:delText>Transform Service/System</w:delText>
        </w:r>
        <w:r w:rsidR="003D0383" w:rsidDel="00A531F8">
          <w:rPr>
            <w:rFonts w:hint="eastAsia"/>
            <w:lang w:val="en-US"/>
          </w:rPr>
          <w:delText xml:space="preserve"> </w:delText>
        </w:r>
        <w:r w:rsidR="003D0383" w:rsidDel="00A531F8">
          <w:rPr>
            <w:lang w:val="en-US"/>
          </w:rPr>
          <w:delText>–</w:delText>
        </w:r>
        <w:r w:rsidR="003D0383" w:rsidDel="00A531F8">
          <w:rPr>
            <w:rFonts w:hint="eastAsia"/>
            <w:lang w:val="en-US"/>
          </w:rPr>
          <w:delText xml:space="preserve">replace </w:delText>
        </w:r>
        <w:r w:rsidR="0019043B" w:rsidDel="00A531F8">
          <w:rPr>
            <w:rFonts w:hint="eastAsia"/>
            <w:lang w:val="en-US"/>
          </w:rPr>
          <w:delText xml:space="preserve">with </w:delText>
        </w:r>
        <w:r w:rsidR="0019043B" w:rsidDel="00A531F8">
          <w:rPr>
            <w:lang w:val="en-US"/>
          </w:rPr>
          <w:delText>something</w:delText>
        </w:r>
        <w:r w:rsidR="0019043B" w:rsidDel="00A531F8">
          <w:rPr>
            <w:rFonts w:hint="eastAsia"/>
            <w:lang w:val="en-US"/>
          </w:rPr>
          <w:delText xml:space="preserve"> new e.g. replace </w:delText>
        </w:r>
        <w:r w:rsidR="003D0383" w:rsidDel="00A531F8">
          <w:rPr>
            <w:rFonts w:hint="eastAsia"/>
            <w:lang w:val="en-US"/>
          </w:rPr>
          <w:delText>phones with MS teams</w:delText>
        </w:r>
      </w:del>
    </w:p>
    <w:p w14:paraId="23488388" w14:textId="1CF4120C" w:rsidR="00893DDB" w:rsidDel="00A531F8" w:rsidRDefault="00893DDB" w:rsidP="00CC689A">
      <w:pPr>
        <w:pStyle w:val="ListParagraph"/>
        <w:numPr>
          <w:ilvl w:val="2"/>
          <w:numId w:val="39"/>
        </w:numPr>
        <w:rPr>
          <w:del w:id="996" w:author="David Klan" w:date="2026-01-08T14:04:00Z" w16du:dateUtc="2026-01-08T05:04:00Z"/>
          <w:lang w:val="en-US"/>
        </w:rPr>
      </w:pPr>
      <w:del w:id="997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Replace </w:delText>
        </w:r>
        <w:r w:rsidR="003D0383" w:rsidDel="00A531F8">
          <w:rPr>
            <w:rFonts w:hint="eastAsia"/>
            <w:lang w:val="en-US"/>
          </w:rPr>
          <w:delText>Service/System</w:delText>
        </w:r>
      </w:del>
    </w:p>
    <w:p w14:paraId="79E62933" w14:textId="72DDB566" w:rsidR="00B947E8" w:rsidDel="00A531F8" w:rsidRDefault="00B947E8" w:rsidP="00CC689A">
      <w:pPr>
        <w:pStyle w:val="ListParagraph"/>
        <w:numPr>
          <w:ilvl w:val="0"/>
          <w:numId w:val="39"/>
        </w:numPr>
        <w:rPr>
          <w:del w:id="998" w:author="David Klan" w:date="2026-01-08T14:04:00Z" w16du:dateUtc="2026-01-08T05:04:00Z"/>
          <w:lang w:val="en-US"/>
        </w:rPr>
      </w:pPr>
      <w:del w:id="999" w:author="David Klan" w:date="2026-01-08T14:04:00Z" w16du:dateUtc="2026-01-08T05:04:00Z">
        <w:r w:rsidDel="00A531F8">
          <w:rPr>
            <w:rFonts w:hint="eastAsia"/>
            <w:lang w:val="en-US"/>
          </w:rPr>
          <w:delText>Tracking process need to be created</w:delText>
        </w:r>
      </w:del>
    </w:p>
    <w:p w14:paraId="6D41BE43" w14:textId="09220660" w:rsidR="0019043B" w:rsidDel="00A531F8" w:rsidRDefault="0019043B" w:rsidP="00CC689A">
      <w:pPr>
        <w:pStyle w:val="ListParagraph"/>
        <w:numPr>
          <w:ilvl w:val="1"/>
          <w:numId w:val="39"/>
        </w:numPr>
        <w:rPr>
          <w:del w:id="1000" w:author="David Klan" w:date="2026-01-08T14:04:00Z" w16du:dateUtc="2026-01-08T05:04:00Z"/>
          <w:lang w:val="en-US"/>
        </w:rPr>
      </w:pPr>
      <w:del w:id="1001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Cost need to be tracked if they are </w:delText>
        </w:r>
        <w:r w:rsidDel="00A531F8">
          <w:rPr>
            <w:lang w:val="en-US"/>
          </w:rPr>
          <w:delText>“</w:delText>
        </w:r>
        <w:r w:rsidDel="00A531F8">
          <w:rPr>
            <w:rFonts w:hint="eastAsia"/>
            <w:lang w:val="en-US"/>
          </w:rPr>
          <w:delText>new</w:delText>
        </w:r>
        <w:r w:rsidR="00DA7A9C" w:rsidDel="00A531F8">
          <w:rPr>
            <w:rFonts w:hint="eastAsia"/>
            <w:lang w:val="en-US"/>
          </w:rPr>
          <w:delText xml:space="preserve"> capability</w:delText>
        </w:r>
        <w:r w:rsidDel="00A531F8">
          <w:rPr>
            <w:lang w:val="en-US"/>
          </w:rPr>
          <w:delText>”</w:delText>
        </w:r>
        <w:r w:rsidDel="00A531F8">
          <w:rPr>
            <w:rFonts w:hint="eastAsia"/>
            <w:lang w:val="en-US"/>
          </w:rPr>
          <w:delText xml:space="preserve"> or </w:delText>
        </w:r>
        <w:r w:rsidDel="00A531F8">
          <w:rPr>
            <w:lang w:val="en-US"/>
          </w:rPr>
          <w:delText>“</w:delText>
        </w:r>
        <w:r w:rsidDel="00A531F8">
          <w:rPr>
            <w:rFonts w:hint="eastAsia"/>
            <w:lang w:val="en-US"/>
          </w:rPr>
          <w:delText>old</w:delText>
        </w:r>
        <w:r w:rsidR="00DA7A9C" w:rsidDel="00A531F8">
          <w:rPr>
            <w:rFonts w:hint="eastAsia"/>
            <w:lang w:val="en-US"/>
          </w:rPr>
          <w:delText xml:space="preserve"> capability</w:delText>
        </w:r>
        <w:r w:rsidDel="00A531F8">
          <w:rPr>
            <w:lang w:val="en-US"/>
          </w:rPr>
          <w:delText>”</w:delText>
        </w:r>
        <w:r w:rsidDel="00A531F8">
          <w:rPr>
            <w:rFonts w:hint="eastAsia"/>
            <w:lang w:val="en-US"/>
          </w:rPr>
          <w:delText xml:space="preserve"> </w:delText>
        </w:r>
        <w:r w:rsidR="00190974" w:rsidDel="00A531F8">
          <w:rPr>
            <w:rFonts w:hint="eastAsia"/>
            <w:lang w:val="en-US"/>
          </w:rPr>
          <w:delText xml:space="preserve">or </w:delText>
        </w:r>
        <w:r w:rsidR="00190974" w:rsidDel="00A531F8">
          <w:rPr>
            <w:lang w:val="en-US"/>
          </w:rPr>
          <w:delText>“</w:delText>
        </w:r>
        <w:r w:rsidR="00190974" w:rsidDel="00A531F8">
          <w:rPr>
            <w:rFonts w:hint="eastAsia"/>
            <w:lang w:val="en-US"/>
          </w:rPr>
          <w:delText>scope changes</w:delText>
        </w:r>
        <w:r w:rsidR="00190974" w:rsidDel="00A531F8">
          <w:rPr>
            <w:lang w:val="en-US"/>
          </w:rPr>
          <w:delText>”</w:delText>
        </w:r>
        <w:r w:rsidR="00190974" w:rsidDel="00A531F8">
          <w:rPr>
            <w:rFonts w:hint="eastAsia"/>
            <w:lang w:val="en-US"/>
          </w:rPr>
          <w:delText xml:space="preserve"> </w:delText>
        </w:r>
        <w:r w:rsidR="00435D6D" w:rsidDel="00A531F8">
          <w:rPr>
            <w:rFonts w:hint="eastAsia"/>
            <w:lang w:val="en-US"/>
          </w:rPr>
          <w:delText xml:space="preserve">to allow </w:delText>
        </w:r>
        <w:r w:rsidR="00DA7A9C" w:rsidDel="00A531F8">
          <w:rPr>
            <w:rFonts w:hint="eastAsia"/>
            <w:lang w:val="en-US"/>
          </w:rPr>
          <w:delText xml:space="preserve">accounting </w:delText>
        </w:r>
        <w:r w:rsidR="00190974" w:rsidDel="00A531F8">
          <w:rPr>
            <w:rFonts w:hint="eastAsia"/>
            <w:lang w:val="en-US"/>
          </w:rPr>
          <w:delText xml:space="preserve">for how costs are changing </w:delText>
        </w:r>
        <w:r w:rsidR="00190974" w:rsidDel="00A531F8">
          <w:rPr>
            <w:lang w:val="en-US"/>
          </w:rPr>
          <w:delText>within</w:delText>
        </w:r>
        <w:r w:rsidR="00190974" w:rsidDel="00A531F8">
          <w:rPr>
            <w:rFonts w:hint="eastAsia"/>
            <w:lang w:val="en-US"/>
          </w:rPr>
          <w:delText xml:space="preserve"> ETS budget</w:delText>
        </w:r>
      </w:del>
    </w:p>
    <w:p w14:paraId="388EB89E" w14:textId="2ABD8BA2" w:rsidR="00B947E8" w:rsidDel="00A531F8" w:rsidRDefault="00DE3164" w:rsidP="00CC689A">
      <w:pPr>
        <w:pStyle w:val="ListParagraph"/>
        <w:numPr>
          <w:ilvl w:val="1"/>
          <w:numId w:val="39"/>
        </w:numPr>
        <w:rPr>
          <w:del w:id="1002" w:author="David Klan" w:date="2026-01-08T14:04:00Z" w16du:dateUtc="2026-01-08T05:04:00Z"/>
          <w:lang w:val="en-US"/>
        </w:rPr>
      </w:pPr>
      <w:del w:id="1003" w:author="David Klan" w:date="2026-01-08T14:04:00Z" w16du:dateUtc="2026-01-08T05:04:00Z">
        <w:r w:rsidDel="00A531F8">
          <w:rPr>
            <w:rFonts w:hint="eastAsia"/>
            <w:lang w:val="en-US"/>
          </w:rPr>
          <w:delText>M</w:delText>
        </w:r>
        <w:r w:rsidR="00BD45D7" w:rsidDel="00A531F8">
          <w:rPr>
            <w:rFonts w:hint="eastAsia"/>
            <w:lang w:val="en-US"/>
          </w:rPr>
          <w:delText xml:space="preserve">anaging exchange rates </w:delText>
        </w:r>
        <w:r w:rsidDel="00A531F8">
          <w:rPr>
            <w:rFonts w:hint="eastAsia"/>
            <w:lang w:val="en-US"/>
          </w:rPr>
          <w:delText xml:space="preserve">effects </w:delText>
        </w:r>
        <w:r w:rsidDel="00A531F8">
          <w:rPr>
            <w:lang w:val="en-US"/>
          </w:rPr>
          <w:delText>across</w:delText>
        </w:r>
        <w:r w:rsidDel="00A531F8">
          <w:rPr>
            <w:rFonts w:hint="eastAsia"/>
            <w:lang w:val="en-US"/>
          </w:rPr>
          <w:delText xml:space="preserve"> multiple periods</w:delText>
        </w:r>
      </w:del>
    </w:p>
    <w:p w14:paraId="441FD081" w14:textId="441C23B9" w:rsidR="006C4E3A" w:rsidDel="00A531F8" w:rsidRDefault="006C4E3A" w:rsidP="00CC689A">
      <w:pPr>
        <w:pStyle w:val="ListParagraph"/>
        <w:numPr>
          <w:ilvl w:val="0"/>
          <w:numId w:val="39"/>
        </w:numPr>
        <w:rPr>
          <w:del w:id="1004" w:author="David Klan" w:date="2026-01-08T14:04:00Z" w16du:dateUtc="2026-01-08T05:04:00Z"/>
          <w:lang w:val="en-US"/>
        </w:rPr>
      </w:pPr>
      <w:del w:id="1005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Reporting approach </w:delText>
        </w:r>
        <w:r w:rsidR="001D7DCD" w:rsidDel="00A531F8">
          <w:rPr>
            <w:rFonts w:hint="eastAsia"/>
            <w:lang w:val="en-US"/>
          </w:rPr>
          <w:delText xml:space="preserve">(if needed) </w:delText>
        </w:r>
        <w:r w:rsidR="00F6132C" w:rsidDel="00A531F8">
          <w:rPr>
            <w:lang w:val="en-US"/>
          </w:rPr>
          <w:delText>–</w:delText>
        </w:r>
        <w:r w:rsidR="00F6132C" w:rsidDel="00A531F8">
          <w:rPr>
            <w:rFonts w:hint="eastAsia"/>
            <w:lang w:val="en-US"/>
          </w:rPr>
          <w:delText xml:space="preserve"> how are </w:delText>
        </w:r>
        <w:r w:rsidR="00F6132C" w:rsidDel="00A531F8">
          <w:rPr>
            <w:lang w:val="en-US"/>
          </w:rPr>
          <w:delText>“</w:delText>
        </w:r>
        <w:r w:rsidR="00F6132C" w:rsidDel="00A531F8">
          <w:rPr>
            <w:rFonts w:hint="eastAsia"/>
            <w:lang w:val="en-US"/>
          </w:rPr>
          <w:delText>savings</w:delText>
        </w:r>
        <w:r w:rsidR="00F6132C" w:rsidDel="00A531F8">
          <w:rPr>
            <w:lang w:val="en-US"/>
          </w:rPr>
          <w:delText>”</w:delText>
        </w:r>
        <w:r w:rsidR="00F6132C" w:rsidDel="00A531F8">
          <w:rPr>
            <w:rFonts w:hint="eastAsia"/>
            <w:lang w:val="en-US"/>
          </w:rPr>
          <w:delText xml:space="preserve"> supposed to be accounted for</w:delText>
        </w:r>
      </w:del>
    </w:p>
    <w:p w14:paraId="7495AC7A" w14:textId="5C2A98EB" w:rsidR="009F6A85" w:rsidRPr="009F6A85" w:rsidDel="00A531F8" w:rsidRDefault="009F6A85" w:rsidP="00CC689A">
      <w:pPr>
        <w:pStyle w:val="ListParagraph"/>
        <w:numPr>
          <w:ilvl w:val="0"/>
          <w:numId w:val="39"/>
        </w:numPr>
        <w:rPr>
          <w:del w:id="1006" w:author="David Klan" w:date="2026-01-08T14:04:00Z" w16du:dateUtc="2026-01-08T05:04:00Z"/>
          <w:lang w:val="en-US"/>
        </w:rPr>
      </w:pPr>
      <w:del w:id="1007" w:author="David Klan" w:date="2026-01-08T14:04:00Z" w16du:dateUtc="2026-01-08T05:04:00Z">
        <w:r w:rsidDel="00A531F8">
          <w:rPr>
            <w:rFonts w:hint="eastAsia"/>
            <w:lang w:val="en-US"/>
          </w:rPr>
          <w:delText>ETS tower leads will need to be responsible within their areas</w:delText>
        </w:r>
      </w:del>
    </w:p>
    <w:p w14:paraId="0C274203" w14:textId="69394C48" w:rsidR="002324D3" w:rsidRPr="002324D3" w:rsidDel="00A531F8" w:rsidRDefault="002324D3" w:rsidP="002324D3">
      <w:pPr>
        <w:rPr>
          <w:del w:id="1008" w:author="David Klan" w:date="2026-01-08T14:04:00Z" w16du:dateUtc="2026-01-08T05:04:00Z"/>
          <w:lang w:val="en-US"/>
        </w:rPr>
      </w:pPr>
    </w:p>
    <w:p w14:paraId="744EA5E0" w14:textId="43C496FD" w:rsidR="002C209A" w:rsidDel="00A531F8" w:rsidRDefault="002C209A" w:rsidP="002C209A">
      <w:pPr>
        <w:pStyle w:val="Heading2"/>
        <w:rPr>
          <w:del w:id="1009" w:author="David Klan" w:date="2026-01-08T14:04:00Z" w16du:dateUtc="2026-01-08T05:04:00Z"/>
          <w:lang w:val="en-US"/>
        </w:rPr>
      </w:pPr>
      <w:bookmarkStart w:id="1010" w:name="_Toc216538489"/>
      <w:del w:id="1011" w:author="David Klan" w:date="2026-01-08T14:04:00Z" w16du:dateUtc="2026-01-08T05:04:00Z">
        <w:r w:rsidDel="00A531F8">
          <w:rPr>
            <w:rFonts w:hint="eastAsia"/>
            <w:lang w:val="en-US"/>
          </w:rPr>
          <w:delText>KPI Management</w:delText>
        </w:r>
        <w:bookmarkEnd w:id="1010"/>
      </w:del>
    </w:p>
    <w:p w14:paraId="4D4D269E" w14:textId="11EAD745" w:rsidR="002C209A" w:rsidDel="00A531F8" w:rsidRDefault="00BF2565" w:rsidP="00CC689A">
      <w:pPr>
        <w:pStyle w:val="ListParagraph"/>
        <w:numPr>
          <w:ilvl w:val="0"/>
          <w:numId w:val="35"/>
        </w:numPr>
        <w:rPr>
          <w:del w:id="1012" w:author="David Klan" w:date="2026-01-08T14:04:00Z" w16du:dateUtc="2026-01-08T05:04:00Z"/>
          <w:lang w:val="en-US"/>
        </w:rPr>
      </w:pPr>
      <w:del w:id="1013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IT Staff KPI Management </w:delText>
        </w:r>
        <w:r w:rsidDel="00A531F8">
          <w:rPr>
            <w:lang w:val="en-US"/>
          </w:rPr>
          <w:delText>–</w:delText>
        </w:r>
        <w:r w:rsidDel="00A531F8">
          <w:rPr>
            <w:rFonts w:hint="eastAsia"/>
            <w:lang w:val="en-US"/>
          </w:rPr>
          <w:delText xml:space="preserve"> i.e. entry </w:delText>
        </w:r>
        <w:r w:rsidR="002C209A" w:rsidDel="00A531F8">
          <w:rPr>
            <w:rFonts w:hint="eastAsia"/>
            <w:lang w:val="en-US"/>
          </w:rPr>
          <w:delText xml:space="preserve">CIO </w:delText>
        </w:r>
        <w:r w:rsidR="002C209A" w:rsidDel="00A531F8">
          <w:rPr>
            <w:lang w:val="en-US"/>
          </w:rPr>
          <w:delText>off</w:delText>
        </w:r>
        <w:r w:rsidR="002C209A" w:rsidDel="00A531F8">
          <w:rPr>
            <w:rFonts w:hint="eastAsia"/>
            <w:lang w:val="en-US"/>
          </w:rPr>
          <w:delText xml:space="preserve">ice has various metrics </w:delText>
        </w:r>
      </w:del>
    </w:p>
    <w:p w14:paraId="401C2406" w14:textId="539968FB" w:rsidR="005642E5" w:rsidDel="00A531F8" w:rsidRDefault="00781C5B" w:rsidP="00CC689A">
      <w:pPr>
        <w:pStyle w:val="ListParagraph"/>
        <w:numPr>
          <w:ilvl w:val="0"/>
          <w:numId w:val="35"/>
        </w:numPr>
        <w:rPr>
          <w:del w:id="1014" w:author="David Klan" w:date="2026-01-08T14:04:00Z" w16du:dateUtc="2026-01-08T05:04:00Z"/>
          <w:lang w:val="en-US"/>
        </w:rPr>
      </w:pPr>
      <w:del w:id="1015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For staff </w:delText>
        </w:r>
        <w:r w:rsidR="00770C4D" w:rsidDel="00A531F8">
          <w:rPr>
            <w:rFonts w:hint="eastAsia"/>
            <w:lang w:val="en-US"/>
          </w:rPr>
          <w:delText>the critical items is th</w:delText>
        </w:r>
        <w:r w:rsidR="00FD0596" w:rsidDel="00A531F8">
          <w:rPr>
            <w:rFonts w:hint="eastAsia"/>
            <w:lang w:val="en-US"/>
          </w:rPr>
          <w:delText>e</w:delText>
        </w:r>
        <w:r w:rsidR="00770C4D" w:rsidRPr="00770C4D" w:rsidDel="00A531F8">
          <w:rPr>
            <w:lang w:val="en-US"/>
          </w:rPr>
          <w:delText xml:space="preserve"> build vs KLO spend</w:delText>
        </w:r>
      </w:del>
    </w:p>
    <w:p w14:paraId="02D90E2B" w14:textId="62573AF0" w:rsidR="00770C4D" w:rsidDel="00A531F8" w:rsidRDefault="00FD0596" w:rsidP="00CC689A">
      <w:pPr>
        <w:pStyle w:val="ListParagraph"/>
        <w:numPr>
          <w:ilvl w:val="1"/>
          <w:numId w:val="35"/>
        </w:numPr>
        <w:rPr>
          <w:del w:id="1016" w:author="David Klan" w:date="2026-01-08T14:04:00Z" w16du:dateUtc="2026-01-08T05:04:00Z"/>
          <w:lang w:val="en-US"/>
        </w:rPr>
      </w:pPr>
      <w:del w:id="1017" w:author="David Klan" w:date="2026-01-08T14:04:00Z" w16du:dateUtc="2026-01-08T05:04:00Z">
        <w:r w:rsidDel="00A531F8">
          <w:rPr>
            <w:lang w:val="en-US"/>
          </w:rPr>
          <w:delText>I</w:delText>
        </w:r>
        <w:r w:rsidDel="00A531F8">
          <w:rPr>
            <w:rFonts w:hint="eastAsia"/>
            <w:lang w:val="en-US"/>
          </w:rPr>
          <w:delText xml:space="preserve">tem is tracked in planview </w:delText>
        </w:r>
        <w:r w:rsidR="00395E3B" w:rsidDel="00A531F8">
          <w:rPr>
            <w:rFonts w:hint="eastAsia"/>
            <w:lang w:val="en-US"/>
          </w:rPr>
          <w:delText>and does not require bookings to projects</w:delText>
        </w:r>
      </w:del>
    </w:p>
    <w:p w14:paraId="4E79020D" w14:textId="434B3CC1" w:rsidR="00395E3B" w:rsidDel="00A531F8" w:rsidRDefault="00395E3B" w:rsidP="00CC689A">
      <w:pPr>
        <w:pStyle w:val="ListParagraph"/>
        <w:numPr>
          <w:ilvl w:val="1"/>
          <w:numId w:val="35"/>
        </w:numPr>
        <w:rPr>
          <w:del w:id="1018" w:author="David Klan" w:date="2026-01-08T14:04:00Z" w16du:dateUtc="2026-01-08T05:04:00Z"/>
          <w:lang w:val="en-US"/>
        </w:rPr>
      </w:pPr>
      <w:del w:id="1019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ETS Japan work on Enhancements </w:delText>
        </w:r>
        <w:r w:rsidR="00D024CB" w:rsidDel="00A531F8">
          <w:rPr>
            <w:rFonts w:hint="eastAsia"/>
            <w:lang w:val="en-US"/>
          </w:rPr>
          <w:delText xml:space="preserve">is </w:delText>
        </w:r>
        <w:r w:rsidR="00D024CB" w:rsidDel="00A531F8">
          <w:rPr>
            <w:lang w:val="en-US"/>
          </w:rPr>
          <w:delText>recognized</w:delText>
        </w:r>
        <w:r w:rsidR="00D024CB" w:rsidDel="00A531F8">
          <w:rPr>
            <w:rFonts w:hint="eastAsia"/>
            <w:lang w:val="en-US"/>
          </w:rPr>
          <w:delText xml:space="preserve"> as </w:delText>
        </w:r>
        <w:r w:rsidR="00CC689A" w:rsidDel="00A531F8">
          <w:rPr>
            <w:lang w:val="en-US"/>
          </w:rPr>
          <w:delText>“</w:delText>
        </w:r>
        <w:r w:rsidR="00CC689A" w:rsidDel="00A531F8">
          <w:rPr>
            <w:rFonts w:hint="eastAsia"/>
            <w:lang w:val="en-US"/>
          </w:rPr>
          <w:delText>Build</w:delText>
        </w:r>
        <w:r w:rsidR="00CC689A" w:rsidDel="00A531F8">
          <w:rPr>
            <w:lang w:val="en-US"/>
          </w:rPr>
          <w:delText>”</w:delText>
        </w:r>
      </w:del>
    </w:p>
    <w:p w14:paraId="338C7768" w14:textId="7CDC2C24" w:rsidR="004062F2" w:rsidDel="00A531F8" w:rsidRDefault="00A14E43" w:rsidP="00A14E43">
      <w:pPr>
        <w:pStyle w:val="Heading2"/>
        <w:rPr>
          <w:del w:id="1020" w:author="David Klan" w:date="2026-01-08T14:04:00Z" w16du:dateUtc="2026-01-08T05:04:00Z"/>
          <w:lang w:val="en-US"/>
        </w:rPr>
      </w:pPr>
      <w:bookmarkStart w:id="1021" w:name="_Toc216538490"/>
      <w:del w:id="1022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Finance </w:delText>
        </w:r>
        <w:r w:rsidR="004062F2" w:rsidDel="00A531F8">
          <w:rPr>
            <w:rFonts w:hint="eastAsia"/>
            <w:lang w:val="en-US"/>
          </w:rPr>
          <w:delText>Process</w:delText>
        </w:r>
        <w:r w:rsidDel="00A531F8">
          <w:rPr>
            <w:rFonts w:hint="eastAsia"/>
            <w:lang w:val="en-US"/>
          </w:rPr>
          <w:delText xml:space="preserve"> Improvement</w:delText>
        </w:r>
        <w:bookmarkEnd w:id="1021"/>
      </w:del>
    </w:p>
    <w:p w14:paraId="37D2E818" w14:textId="148C3F6D" w:rsidR="003E2CA3" w:rsidDel="00A531F8" w:rsidRDefault="00F66C45" w:rsidP="00CC689A">
      <w:pPr>
        <w:pStyle w:val="ListParagraph"/>
        <w:numPr>
          <w:ilvl w:val="0"/>
          <w:numId w:val="35"/>
        </w:numPr>
        <w:rPr>
          <w:del w:id="1023" w:author="David Klan" w:date="2026-01-08T14:04:00Z" w16du:dateUtc="2026-01-08T05:04:00Z"/>
          <w:lang w:val="en-US"/>
        </w:rPr>
      </w:pPr>
      <w:del w:id="1024" w:author="David Klan" w:date="2026-01-08T14:04:00Z" w16du:dateUtc="2026-01-08T05:04:00Z">
        <w:r w:rsidDel="00A531F8">
          <w:rPr>
            <w:rFonts w:hint="eastAsia"/>
            <w:lang w:val="en-US"/>
          </w:rPr>
          <w:delText>Annual planning process within ETS</w:delText>
        </w:r>
      </w:del>
    </w:p>
    <w:p w14:paraId="4CAFE5B8" w14:textId="744167AA" w:rsidR="00F66C45" w:rsidDel="00A531F8" w:rsidRDefault="00F66C45" w:rsidP="00CC689A">
      <w:pPr>
        <w:pStyle w:val="ListParagraph"/>
        <w:numPr>
          <w:ilvl w:val="0"/>
          <w:numId w:val="35"/>
        </w:numPr>
        <w:rPr>
          <w:del w:id="1025" w:author="David Klan" w:date="2026-01-08T14:04:00Z" w16du:dateUtc="2026-01-08T05:04:00Z"/>
          <w:lang w:val="en-US"/>
        </w:rPr>
      </w:pPr>
      <w:del w:id="1026" w:author="David Klan" w:date="2026-01-08T14:04:00Z" w16du:dateUtc="2026-01-08T05:04:00Z">
        <w:r w:rsidDel="00A531F8">
          <w:rPr>
            <w:rFonts w:hint="eastAsia"/>
            <w:lang w:val="en-US"/>
          </w:rPr>
          <w:delText>Cost projection templates (BOM -&gt; Ledger -&gt; Anaplan)</w:delText>
        </w:r>
      </w:del>
    </w:p>
    <w:p w14:paraId="47C43417" w14:textId="599FB875" w:rsidR="005642E5" w:rsidRPr="003E2CA3" w:rsidDel="00A531F8" w:rsidRDefault="005642E5" w:rsidP="00CC689A">
      <w:pPr>
        <w:pStyle w:val="ListParagraph"/>
        <w:numPr>
          <w:ilvl w:val="0"/>
          <w:numId w:val="35"/>
        </w:numPr>
        <w:rPr>
          <w:del w:id="1027" w:author="David Klan" w:date="2026-01-08T14:04:00Z" w16du:dateUtc="2026-01-08T05:04:00Z"/>
          <w:lang w:val="en-US"/>
        </w:rPr>
      </w:pPr>
      <w:del w:id="1028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HIREF </w:delText>
        </w:r>
        <w:r w:rsidDel="00A531F8">
          <w:rPr>
            <w:lang w:val="en-US"/>
          </w:rPr>
          <w:delText>tracking</w:delText>
        </w:r>
        <w:r w:rsidDel="00A531F8">
          <w:rPr>
            <w:rFonts w:hint="eastAsia"/>
            <w:lang w:val="en-US"/>
          </w:rPr>
          <w:delText xml:space="preserve"> and </w:delText>
        </w:r>
        <w:r w:rsidDel="00A531F8">
          <w:rPr>
            <w:lang w:val="en-US"/>
          </w:rPr>
          <w:delText>management</w:delText>
        </w:r>
        <w:r w:rsidDel="00A531F8">
          <w:rPr>
            <w:rFonts w:hint="eastAsia"/>
            <w:lang w:val="en-US"/>
          </w:rPr>
          <w:delText xml:space="preserve"> </w:delText>
        </w:r>
      </w:del>
    </w:p>
    <w:p w14:paraId="2391EBF2" w14:textId="7D7D0B4C" w:rsidR="00823817" w:rsidRDefault="00823817" w:rsidP="000936A7">
      <w:pPr>
        <w:pStyle w:val="Heading1"/>
        <w:rPr>
          <w:lang w:val="en-US"/>
        </w:rPr>
      </w:pPr>
      <w:r>
        <w:rPr>
          <w:lang w:val="en-US"/>
        </w:rPr>
        <w:br w:type="page"/>
      </w:r>
      <w:bookmarkStart w:id="1029" w:name="_Toc216538491"/>
      <w:r w:rsidR="000936A7">
        <w:rPr>
          <w:rFonts w:hint="eastAsia"/>
          <w:lang w:val="en-US"/>
        </w:rPr>
        <w:lastRenderedPageBreak/>
        <w:t>PPS Service Improvement</w:t>
      </w:r>
      <w:bookmarkEnd w:id="1029"/>
    </w:p>
    <w:p w14:paraId="244D54C6" w14:textId="1B3EB81F" w:rsidR="000936A7" w:rsidRPr="00164C69" w:rsidRDefault="0011074C">
      <w:pPr>
        <w:pStyle w:val="Heading2"/>
        <w:rPr>
          <w:lang w:val="en-US"/>
        </w:rPr>
        <w:pPrChange w:id="1030" w:author="Birger Fjaellman （フィエルマン ビルイェル）" w:date="2025-12-13T17:11:00Z" w16du:dateUtc="2025-12-13T08:11:00Z">
          <w:pPr>
            <w:pStyle w:val="ListParagraph"/>
            <w:numPr>
              <w:numId w:val="35"/>
            </w:numPr>
            <w:ind w:hanging="360"/>
          </w:pPr>
        </w:pPrChange>
      </w:pPr>
      <w:r w:rsidRPr="00164C69">
        <w:rPr>
          <w:rFonts w:hint="eastAsia"/>
          <w:lang w:val="en-US"/>
        </w:rPr>
        <w:t>Operationalization of AFS Service</w:t>
      </w:r>
    </w:p>
    <w:p w14:paraId="356BF9F1" w14:textId="453CA5A5" w:rsidR="0011074C" w:rsidRDefault="0011074C" w:rsidP="00C6747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lang w:val="en-US"/>
        </w:rPr>
        <w:t>B</w:t>
      </w:r>
      <w:r>
        <w:rPr>
          <w:rFonts w:hint="eastAsia"/>
          <w:lang w:val="en-US"/>
        </w:rPr>
        <w:t>ackup</w:t>
      </w:r>
    </w:p>
    <w:p w14:paraId="7F365ED4" w14:textId="6E340C75" w:rsidR="0011074C" w:rsidRDefault="0011074C" w:rsidP="00C6747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rFonts w:hint="eastAsia"/>
          <w:lang w:val="en-US"/>
        </w:rPr>
        <w:t>Archiving</w:t>
      </w:r>
    </w:p>
    <w:p w14:paraId="2ED62E9F" w14:textId="5F81DFF2" w:rsidR="0011074C" w:rsidRDefault="0011074C" w:rsidP="00C6747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rFonts w:hint="eastAsia"/>
          <w:lang w:val="en-US"/>
        </w:rPr>
        <w:t>Immutable Backup</w:t>
      </w:r>
    </w:p>
    <w:p w14:paraId="05D63EB2" w14:textId="76089712" w:rsidR="0011074C" w:rsidRDefault="001D2680" w:rsidP="00C6747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rFonts w:hint="eastAsia"/>
          <w:lang w:val="en-US"/>
        </w:rPr>
        <w:t>Implementation of retention policy</w:t>
      </w:r>
    </w:p>
    <w:p w14:paraId="6E9165A7" w14:textId="75F58DFA" w:rsidR="001D2680" w:rsidRDefault="001D2680" w:rsidP="002D3DE8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 xml:space="preserve">Idea: </w:t>
      </w:r>
      <w:r w:rsidR="00D15650">
        <w:rPr>
          <w:rFonts w:hint="eastAsia"/>
          <w:lang w:val="en-US"/>
        </w:rPr>
        <w:t xml:space="preserve">Tag each folder with the </w:t>
      </w:r>
      <w:r w:rsidR="00DC24A9">
        <w:rPr>
          <w:rFonts w:hint="eastAsia"/>
          <w:lang w:val="en-US"/>
        </w:rPr>
        <w:t>relevant record classification numbers</w:t>
      </w:r>
      <w:r w:rsidR="00E74BA7">
        <w:rPr>
          <w:rFonts w:hint="eastAsia"/>
          <w:lang w:val="en-US"/>
        </w:rPr>
        <w:t xml:space="preserve"> which will set maximum </w:t>
      </w:r>
      <w:r w:rsidR="00E74BA7">
        <w:rPr>
          <w:lang w:val="en-US"/>
        </w:rPr>
        <w:t>length</w:t>
      </w:r>
      <w:r w:rsidR="00E74BA7">
        <w:rPr>
          <w:rFonts w:hint="eastAsia"/>
          <w:lang w:val="en-US"/>
        </w:rPr>
        <w:t xml:space="preserve"> data can exist in folders before being purged</w:t>
      </w:r>
    </w:p>
    <w:p w14:paraId="154A9869" w14:textId="10A97579" w:rsidR="00E74BA7" w:rsidRDefault="00E312BF" w:rsidP="002D3DE8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 xml:space="preserve">Idea: if data are records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immutability </w:t>
      </w:r>
      <w:r>
        <w:rPr>
          <w:lang w:val="en-US"/>
        </w:rPr>
        <w:t>controls</w:t>
      </w:r>
      <w:r>
        <w:rPr>
          <w:rFonts w:hint="eastAsia"/>
          <w:lang w:val="en-US"/>
        </w:rPr>
        <w:t xml:space="preserve"> will need to be added (i.e. </w:t>
      </w:r>
      <w:r>
        <w:rPr>
          <w:lang w:val="en-US"/>
        </w:rPr>
        <w:t>information</w:t>
      </w:r>
      <w:r>
        <w:rPr>
          <w:rFonts w:hint="eastAsia"/>
          <w:lang w:val="en-US"/>
        </w:rPr>
        <w:t xml:space="preserve"> should be read only</w:t>
      </w:r>
      <w:r w:rsidR="00B42C97">
        <w:rPr>
          <w:rFonts w:hint="eastAsia"/>
          <w:lang w:val="en-US"/>
        </w:rPr>
        <w:t xml:space="preserve"> or </w:t>
      </w:r>
      <w:r w:rsidR="00B42C97">
        <w:rPr>
          <w:lang w:val="en-US"/>
        </w:rPr>
        <w:t>copie</w:t>
      </w:r>
      <w:r w:rsidR="00B42C97">
        <w:rPr>
          <w:rFonts w:hint="eastAsia"/>
          <w:lang w:val="en-US"/>
        </w:rPr>
        <w:t xml:space="preserve">d as to a read-only </w:t>
      </w:r>
      <w:r w:rsidR="000F6610">
        <w:rPr>
          <w:rFonts w:hint="eastAsia"/>
          <w:lang w:val="en-US"/>
        </w:rPr>
        <w:t>folder)</w:t>
      </w:r>
    </w:p>
    <w:p w14:paraId="61A4FC73" w14:textId="019BE0E1" w:rsidR="004D7333" w:rsidRDefault="002D3DE8" w:rsidP="00C6747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rFonts w:hint="eastAsia"/>
          <w:lang w:val="en-US"/>
        </w:rPr>
        <w:t xml:space="preserve">Implementation of access </w:t>
      </w:r>
      <w:r>
        <w:rPr>
          <w:lang w:val="en-US"/>
        </w:rPr>
        <w:t>control</w:t>
      </w:r>
      <w:r>
        <w:rPr>
          <w:rFonts w:hint="eastAsia"/>
          <w:lang w:val="en-US"/>
        </w:rPr>
        <w:t xml:space="preserve"> policy</w:t>
      </w:r>
    </w:p>
    <w:p w14:paraId="2031FC86" w14:textId="331E1F7D" w:rsidR="006679A6" w:rsidRDefault="006679A6" w:rsidP="00C6747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rFonts w:hint="eastAsia"/>
          <w:lang w:val="en-US"/>
        </w:rPr>
        <w:t>Implementation of Data loss protection Policy</w:t>
      </w:r>
    </w:p>
    <w:p w14:paraId="07CC4A6D" w14:textId="1289F3D7" w:rsidR="000F6610" w:rsidRDefault="0015611A">
      <w:pPr>
        <w:pStyle w:val="Heading2"/>
        <w:rPr>
          <w:lang w:val="en-US"/>
        </w:rPr>
        <w:pPrChange w:id="1031" w:author="Birger Fjaellman （フィエルマン ビルイェル）" w:date="2025-12-13T17:11:00Z" w16du:dateUtc="2025-12-13T08:11:00Z">
          <w:pPr>
            <w:pStyle w:val="ListParagraph"/>
            <w:numPr>
              <w:numId w:val="35"/>
            </w:numPr>
            <w:ind w:hanging="360"/>
          </w:pPr>
        </w:pPrChange>
      </w:pPr>
      <w:ins w:id="1032" w:author="David Klan" w:date="2026-01-06T14:49:00Z" w16du:dateUtc="2026-01-06T05:49:00Z">
        <w:r>
          <w:rPr>
            <w:lang w:val="en-US"/>
          </w:rPr>
          <w:t>**</w:t>
        </w:r>
      </w:ins>
      <w:r w:rsidR="000F6610">
        <w:rPr>
          <w:rFonts w:hint="eastAsia"/>
          <w:lang w:val="en-US"/>
        </w:rPr>
        <w:t>Ingenium Fixes</w:t>
      </w:r>
    </w:p>
    <w:p w14:paraId="4D4098C9" w14:textId="62F511D8" w:rsidR="000F6610" w:rsidRDefault="000F6610" w:rsidP="000F6610">
      <w:pPr>
        <w:pStyle w:val="ListParagraph"/>
        <w:numPr>
          <w:ilvl w:val="1"/>
          <w:numId w:val="35"/>
        </w:numPr>
        <w:rPr>
          <w:lang w:val="en-US"/>
        </w:rPr>
      </w:pPr>
      <w:r>
        <w:rPr>
          <w:rFonts w:hint="eastAsia"/>
          <w:lang w:val="en-US"/>
        </w:rPr>
        <w:t>Rearchitect Ingenium</w:t>
      </w:r>
    </w:p>
    <w:p w14:paraId="02F2352A" w14:textId="1F753ACC" w:rsidR="002156DE" w:rsidRDefault="002156DE" w:rsidP="002156D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 xml:space="preserve">Split database from </w:t>
      </w:r>
      <w:r>
        <w:rPr>
          <w:lang w:val="en-US"/>
        </w:rPr>
        <w:t>application</w:t>
      </w:r>
      <w:r>
        <w:rPr>
          <w:rFonts w:hint="eastAsia"/>
          <w:lang w:val="en-US"/>
        </w:rPr>
        <w:t xml:space="preserve"> layer</w:t>
      </w:r>
    </w:p>
    <w:p w14:paraId="59C1B3D9" w14:textId="167068CF" w:rsidR="00FF4CD9" w:rsidRDefault="00FF4CD9" w:rsidP="002156D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>Replace expensive</w:t>
      </w:r>
      <w:r w:rsidR="00224E23">
        <w:rPr>
          <w:rFonts w:hint="eastAsia"/>
          <w:lang w:val="en-US"/>
        </w:rPr>
        <w:t xml:space="preserve">/one-off </w:t>
      </w:r>
      <w:r>
        <w:rPr>
          <w:rFonts w:hint="eastAsia"/>
          <w:lang w:val="en-US"/>
        </w:rPr>
        <w:t>software</w:t>
      </w:r>
      <w:r w:rsidR="00224E23">
        <w:rPr>
          <w:rFonts w:hint="eastAsia"/>
          <w:lang w:val="en-US"/>
        </w:rPr>
        <w:t xml:space="preserve"> with more modern options</w:t>
      </w:r>
    </w:p>
    <w:p w14:paraId="18663F4B" w14:textId="4FD21167" w:rsidR="001A0233" w:rsidRDefault="001A0233" w:rsidP="002156D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>Containerize the system</w:t>
      </w:r>
    </w:p>
    <w:p w14:paraId="177B545D" w14:textId="00E4AF25" w:rsidR="00BF164D" w:rsidRDefault="00BF164D" w:rsidP="002156DE">
      <w:pPr>
        <w:pStyle w:val="ListParagraph"/>
        <w:numPr>
          <w:ilvl w:val="2"/>
          <w:numId w:val="35"/>
        </w:numPr>
        <w:rPr>
          <w:lang w:val="en-US"/>
        </w:rPr>
      </w:pPr>
      <w:r>
        <w:rPr>
          <w:rFonts w:hint="eastAsia"/>
          <w:lang w:val="en-US"/>
        </w:rPr>
        <w:t>Replace the messaging system with MQ or similar technologies</w:t>
      </w:r>
    </w:p>
    <w:p w14:paraId="1864D703" w14:textId="2322343F" w:rsidR="001A0233" w:rsidRDefault="001A0233" w:rsidP="002156DE">
      <w:pPr>
        <w:pStyle w:val="ListParagraph"/>
        <w:numPr>
          <w:ilvl w:val="2"/>
          <w:numId w:val="35"/>
        </w:numPr>
        <w:rPr>
          <w:ins w:id="1033" w:author="David Klan" w:date="2026-01-06T14:54:00Z" w16du:dateUtc="2026-01-06T05:54:00Z"/>
          <w:lang w:val="en-US"/>
        </w:rPr>
      </w:pPr>
      <w:r>
        <w:rPr>
          <w:rFonts w:hint="eastAsia"/>
          <w:lang w:val="en-US"/>
        </w:rPr>
        <w:t xml:space="preserve">Address EUC systems by creating </w:t>
      </w:r>
      <w:r w:rsidR="004D7333">
        <w:rPr>
          <w:rFonts w:hint="eastAsia"/>
          <w:lang w:val="en-US"/>
        </w:rPr>
        <w:t xml:space="preserve">UI to </w:t>
      </w:r>
      <w:proofErr w:type="gramStart"/>
      <w:r w:rsidR="004D7333">
        <w:rPr>
          <w:rFonts w:hint="eastAsia"/>
          <w:lang w:val="en-US"/>
        </w:rPr>
        <w:t xml:space="preserve">replace </w:t>
      </w:r>
      <w:r>
        <w:rPr>
          <w:rFonts w:hint="eastAsia"/>
          <w:lang w:val="en-US"/>
        </w:rPr>
        <w:t xml:space="preserve"> screen</w:t>
      </w:r>
      <w:proofErr w:type="gramEnd"/>
      <w:r>
        <w:rPr>
          <w:rFonts w:hint="eastAsia"/>
          <w:lang w:val="en-US"/>
        </w:rPr>
        <w:t xml:space="preserve"> scrapers</w:t>
      </w:r>
    </w:p>
    <w:p w14:paraId="24060DAA" w14:textId="64962302" w:rsidR="00907199" w:rsidRDefault="00907199" w:rsidP="00907199">
      <w:pPr>
        <w:pStyle w:val="ListParagraph"/>
        <w:numPr>
          <w:ilvl w:val="1"/>
          <w:numId w:val="35"/>
        </w:numPr>
        <w:rPr>
          <w:ins w:id="1034" w:author="David Klan" w:date="2026-01-06T14:55:00Z" w16du:dateUtc="2026-01-06T05:55:00Z"/>
          <w:lang w:val="en-US"/>
        </w:rPr>
      </w:pPr>
      <w:ins w:id="1035" w:author="David Klan" w:date="2026-01-06T14:54:00Z" w16du:dateUtc="2026-01-06T05:54:00Z">
        <w:r>
          <w:rPr>
            <w:lang w:val="en-US"/>
          </w:rPr>
          <w:t>Ring-Fence</w:t>
        </w:r>
      </w:ins>
      <w:ins w:id="1036" w:author="David Klan" w:date="2026-01-06T14:55:00Z" w16du:dateUtc="2026-01-06T05:55:00Z">
        <w:r w:rsidR="00D8777E">
          <w:rPr>
            <w:lang w:val="en-US"/>
          </w:rPr>
          <w:t xml:space="preserve"> MITDC </w:t>
        </w:r>
        <w:r w:rsidR="00A311AE">
          <w:rPr>
            <w:lang w:val="en-US"/>
          </w:rPr>
          <w:t>Team</w:t>
        </w:r>
      </w:ins>
      <w:ins w:id="1037" w:author="David Klan" w:date="2026-01-06T14:58:00Z" w16du:dateUtc="2026-01-06T05:58:00Z">
        <w:r w:rsidR="00E924B8">
          <w:rPr>
            <w:lang w:val="en-US"/>
          </w:rPr>
          <w:t xml:space="preserve"> (Real Mame)</w:t>
        </w:r>
      </w:ins>
    </w:p>
    <w:p w14:paraId="3A201A7A" w14:textId="44C00D66" w:rsidR="00A311AE" w:rsidRDefault="00A311AE" w:rsidP="00D8777E">
      <w:pPr>
        <w:pStyle w:val="ListParagraph"/>
        <w:numPr>
          <w:ilvl w:val="2"/>
          <w:numId w:val="35"/>
        </w:numPr>
        <w:rPr>
          <w:ins w:id="1038" w:author="David Klan" w:date="2026-01-06T14:56:00Z" w16du:dateUtc="2026-01-06T05:56:00Z"/>
          <w:lang w:val="en-US"/>
        </w:rPr>
      </w:pPr>
      <w:ins w:id="1039" w:author="David Klan" w:date="2026-01-06T14:55:00Z" w16du:dateUtc="2026-01-06T05:55:00Z">
        <w:r>
          <w:rPr>
            <w:lang w:val="en-US"/>
          </w:rPr>
          <w:t>High context L2</w:t>
        </w:r>
      </w:ins>
      <w:ins w:id="1040" w:author="David Klan" w:date="2026-01-06T14:56:00Z" w16du:dateUtc="2026-01-06T05:56:00Z">
        <w:r>
          <w:rPr>
            <w:lang w:val="en-US"/>
          </w:rPr>
          <w:t xml:space="preserve"> Team that can proactively support</w:t>
        </w:r>
      </w:ins>
      <w:ins w:id="1041" w:author="David Klan" w:date="2026-01-06T15:06:00Z" w16du:dateUtc="2026-01-06T06:06:00Z">
        <w:r w:rsidR="00904B56">
          <w:rPr>
            <w:lang w:val="en-US"/>
          </w:rPr>
          <w:t xml:space="preserve"> Japan</w:t>
        </w:r>
      </w:ins>
      <w:ins w:id="1042" w:author="David Klan" w:date="2026-01-06T14:56:00Z" w16du:dateUtc="2026-01-06T05:56:00Z">
        <w:r>
          <w:rPr>
            <w:lang w:val="en-US"/>
          </w:rPr>
          <w:t xml:space="preserve"> IT</w:t>
        </w:r>
      </w:ins>
    </w:p>
    <w:p w14:paraId="7078D5BE" w14:textId="1D84A36B" w:rsidR="00D8777E" w:rsidRDefault="00CE5421" w:rsidP="00D8777E">
      <w:pPr>
        <w:pStyle w:val="ListParagraph"/>
        <w:numPr>
          <w:ilvl w:val="2"/>
          <w:numId w:val="35"/>
        </w:numPr>
        <w:rPr>
          <w:ins w:id="1043" w:author="David Klan" w:date="2026-01-06T14:57:00Z" w16du:dateUtc="2026-01-06T05:57:00Z"/>
          <w:lang w:val="en-US"/>
        </w:rPr>
      </w:pPr>
      <w:ins w:id="1044" w:author="David Klan" w:date="2026-01-06T14:56:00Z" w16du:dateUtc="2026-01-06T05:56:00Z">
        <w:r>
          <w:rPr>
            <w:lang w:val="en-US"/>
          </w:rPr>
          <w:t>Skillset requirements: Ingenium Pathfinder WAS</w:t>
        </w:r>
        <w:r w:rsidR="006A0D3D">
          <w:rPr>
            <w:lang w:val="en-US"/>
          </w:rPr>
          <w:t xml:space="preserve"> </w:t>
        </w:r>
      </w:ins>
      <w:ins w:id="1045" w:author="David Klan" w:date="2026-01-06T14:57:00Z" w16du:dateUtc="2026-01-06T05:57:00Z">
        <w:r w:rsidR="006A0D3D">
          <w:rPr>
            <w:lang w:val="en-US"/>
          </w:rPr>
          <w:t>DB2 Microfocus TX-Gateway</w:t>
        </w:r>
      </w:ins>
    </w:p>
    <w:p w14:paraId="1A1BAFEA" w14:textId="625A8EC2" w:rsidR="004A1BF0" w:rsidRDefault="004A1BF0" w:rsidP="00D8777E">
      <w:pPr>
        <w:pStyle w:val="ListParagraph"/>
        <w:numPr>
          <w:ilvl w:val="2"/>
          <w:numId w:val="35"/>
        </w:numPr>
        <w:rPr>
          <w:ins w:id="1046" w:author="David Klan" w:date="2026-01-06T14:57:00Z" w16du:dateUtc="2026-01-06T05:57:00Z"/>
          <w:lang w:val="en-US"/>
        </w:rPr>
      </w:pPr>
      <w:ins w:id="1047" w:author="David Klan" w:date="2026-01-06T14:57:00Z" w16du:dateUtc="2026-01-06T05:57:00Z">
        <w:r>
          <w:rPr>
            <w:lang w:val="en-US"/>
          </w:rPr>
          <w:t>5-6 ppl</w:t>
        </w:r>
      </w:ins>
    </w:p>
    <w:p w14:paraId="3BC1A048" w14:textId="14A41156" w:rsidR="004A1BF0" w:rsidRDefault="0097310C" w:rsidP="00D8777E">
      <w:pPr>
        <w:pStyle w:val="ListParagraph"/>
        <w:numPr>
          <w:ilvl w:val="2"/>
          <w:numId w:val="35"/>
        </w:numPr>
        <w:rPr>
          <w:ins w:id="1048" w:author="Birger Fjaellman （フィエルマン ビルイェル）" w:date="2025-12-13T17:11:00Z" w16du:dateUtc="2025-12-13T08:11:00Z"/>
          <w:lang w:val="en-US"/>
        </w:rPr>
      </w:pPr>
      <w:ins w:id="1049" w:author="David Klan" w:date="2026-01-06T14:58:00Z" w16du:dateUtc="2026-01-06T05:58:00Z">
        <w:r>
          <w:rPr>
            <w:lang w:val="en-US"/>
          </w:rPr>
          <w:t xml:space="preserve">Build, provision, </w:t>
        </w:r>
        <w:r w:rsidR="00E924B8">
          <w:rPr>
            <w:lang w:val="en-US"/>
          </w:rPr>
          <w:t>support Japan Infra</w:t>
        </w:r>
      </w:ins>
    </w:p>
    <w:p w14:paraId="7CC193EF" w14:textId="650FE47C" w:rsidR="00164C69" w:rsidDel="00A531F8" w:rsidRDefault="00164C69" w:rsidP="00164C69">
      <w:pPr>
        <w:pStyle w:val="Heading2"/>
        <w:rPr>
          <w:ins w:id="1050" w:author="Birger Fjaellman （フィエルマン ビルイェル）" w:date="2025-12-13T17:11:00Z" w16du:dateUtc="2025-12-13T08:11:00Z"/>
          <w:del w:id="1051" w:author="David Klan" w:date="2026-01-08T14:04:00Z" w16du:dateUtc="2026-01-08T05:04:00Z"/>
          <w:lang w:val="en-US"/>
        </w:rPr>
      </w:pPr>
      <w:ins w:id="1052" w:author="Birger Fjaellman （フィエルマン ビルイェル）" w:date="2025-12-13T17:11:00Z" w16du:dateUtc="2025-12-13T08:11:00Z">
        <w:del w:id="1053" w:author="David Klan" w:date="2026-01-08T14:04:00Z" w16du:dateUtc="2026-01-08T05:04:00Z">
          <w:r w:rsidDel="00A531F8">
            <w:rPr>
              <w:rFonts w:hint="eastAsia"/>
              <w:lang w:val="en-US"/>
            </w:rPr>
            <w:delText>Dynamic Environment Delivery</w:delText>
          </w:r>
        </w:del>
      </w:ins>
    </w:p>
    <w:p w14:paraId="156B576B" w14:textId="56421082" w:rsidR="00164C69" w:rsidDel="00A531F8" w:rsidRDefault="00164C69">
      <w:pPr>
        <w:pStyle w:val="Heading3"/>
        <w:rPr>
          <w:ins w:id="1054" w:author="Birger Fjaellman （フィエルマン ビルイェル）" w:date="2025-12-13T17:11:00Z" w16du:dateUtc="2025-12-13T08:11:00Z"/>
          <w:del w:id="1055" w:author="David Klan" w:date="2026-01-08T14:04:00Z" w16du:dateUtc="2026-01-08T05:04:00Z"/>
          <w:lang w:val="en-US"/>
        </w:rPr>
        <w:pPrChange w:id="1056" w:author="Birger Fjaellman （フィエルマン ビルイェル）" w:date="2025-12-13T17:12:00Z" w16du:dateUtc="2025-12-13T08:12:00Z">
          <w:pPr/>
        </w:pPrChange>
      </w:pPr>
      <w:ins w:id="1057" w:author="Birger Fjaellman （フィエルマン ビルイェル）" w:date="2025-12-13T17:11:00Z" w16du:dateUtc="2025-12-13T08:11:00Z">
        <w:del w:id="1058" w:author="David Klan" w:date="2026-01-08T14:04:00Z" w16du:dateUtc="2026-01-08T05:04:00Z">
          <w:r w:rsidDel="00A531F8">
            <w:rPr>
              <w:rFonts w:hint="eastAsia"/>
              <w:lang w:val="en-US"/>
            </w:rPr>
            <w:delText>Idea</w:delText>
          </w:r>
        </w:del>
      </w:ins>
    </w:p>
    <w:p w14:paraId="1A3A0F21" w14:textId="10C0CD03" w:rsidR="00164C69" w:rsidRPr="00FA37C1" w:rsidDel="00A531F8" w:rsidRDefault="00164C69">
      <w:pPr>
        <w:rPr>
          <w:ins w:id="1059" w:author="Birger Fjaellman （フィエルマン ビルイェル）" w:date="2025-12-13T17:10:00Z" w16du:dateUtc="2025-12-13T08:10:00Z"/>
          <w:del w:id="1060" w:author="David Klan" w:date="2026-01-08T14:04:00Z" w16du:dateUtc="2026-01-08T05:04:00Z"/>
          <w:lang w:val="en-US"/>
        </w:rPr>
        <w:pPrChange w:id="1061" w:author="Birger Fjaellman （フィエルマン ビルイェル）" w:date="2025-12-13T17:11:00Z" w16du:dateUtc="2025-12-13T08:11:00Z">
          <w:pPr>
            <w:pStyle w:val="ListParagraph"/>
            <w:numPr>
              <w:ilvl w:val="2"/>
              <w:numId w:val="35"/>
            </w:numPr>
            <w:ind w:left="2160" w:hanging="360"/>
          </w:pPr>
        </w:pPrChange>
      </w:pPr>
      <w:ins w:id="1062" w:author="Birger Fjaellman （フィエルマン ビルイェル）" w:date="2025-12-13T17:11:00Z" w16du:dateUtc="2025-12-13T08:11:00Z">
        <w:del w:id="1063" w:author="David Klan" w:date="2026-01-08T14:04:00Z" w16du:dateUtc="2026-01-08T05:04:00Z">
          <w:r w:rsidDel="00A531F8">
            <w:rPr>
              <w:rFonts w:hint="eastAsia"/>
              <w:lang w:val="en-US"/>
            </w:rPr>
            <w:delText xml:space="preserve">Make all environment except for </w:delText>
          </w:r>
          <w:r w:rsidR="00E85A36" w:rsidDel="00A531F8">
            <w:rPr>
              <w:rFonts w:hint="eastAsia"/>
              <w:lang w:val="en-US"/>
            </w:rPr>
            <w:delText>Staging (N+1),</w:delText>
          </w:r>
        </w:del>
      </w:ins>
      <w:ins w:id="1064" w:author="Birger Fjaellman （フィエルマン ビルイェル）" w:date="2025-12-13T17:12:00Z" w16du:dateUtc="2025-12-13T08:12:00Z">
        <w:del w:id="1065" w:author="David Klan" w:date="2026-01-08T14:04:00Z" w16du:dateUtc="2026-01-08T05:04:00Z">
          <w:r w:rsidR="00E85A36" w:rsidDel="00A531F8">
            <w:rPr>
              <w:rFonts w:hint="eastAsia"/>
              <w:lang w:val="en-US"/>
            </w:rPr>
            <w:delText xml:space="preserve"> Support (N), Production and DR </w:delText>
          </w:r>
          <w:r w:rsidR="00FA37C1" w:rsidDel="00A531F8">
            <w:rPr>
              <w:rFonts w:hint="eastAsia"/>
              <w:lang w:val="en-US"/>
            </w:rPr>
            <w:delText xml:space="preserve">transient </w:delText>
          </w:r>
          <w:r w:rsidR="00FA37C1" w:rsidDel="00A531F8">
            <w:rPr>
              <w:lang w:val="en-US"/>
            </w:rPr>
            <w:delText>–</w:delText>
          </w:r>
          <w:r w:rsidR="00FA37C1" w:rsidDel="00A531F8">
            <w:rPr>
              <w:rFonts w:hint="eastAsia"/>
              <w:lang w:val="en-US"/>
            </w:rPr>
            <w:delText xml:space="preserve"> rebuilding when needed and deleting when not needed</w:delText>
          </w:r>
        </w:del>
      </w:ins>
    </w:p>
    <w:p w14:paraId="66F4FDB2" w14:textId="4E1AB7FD" w:rsidR="009C36C7" w:rsidDel="00A531F8" w:rsidRDefault="009C36C7">
      <w:pPr>
        <w:pStyle w:val="ListParagraph"/>
        <w:rPr>
          <w:del w:id="1066" w:author="David Klan" w:date="2026-01-08T14:04:00Z" w16du:dateUtc="2026-01-08T05:04:00Z"/>
          <w:lang w:val="en-US"/>
        </w:rPr>
        <w:pPrChange w:id="1067" w:author="Birger Fjaellman （フィエルマン ビルイェル）" w:date="2025-12-13T17:10:00Z" w16du:dateUtc="2025-12-13T08:10:00Z">
          <w:pPr>
            <w:pStyle w:val="ListParagraph"/>
            <w:numPr>
              <w:ilvl w:val="2"/>
              <w:numId w:val="35"/>
            </w:numPr>
            <w:ind w:left="2160" w:hanging="360"/>
          </w:pPr>
        </w:pPrChange>
      </w:pPr>
    </w:p>
    <w:p w14:paraId="53EA04CD" w14:textId="5BBC2F70" w:rsidR="00C67470" w:rsidRPr="00C67470" w:rsidDel="00A531F8" w:rsidRDefault="00C67470" w:rsidP="00C67470">
      <w:pPr>
        <w:pStyle w:val="ListParagraph"/>
        <w:rPr>
          <w:del w:id="1068" w:author="David Klan" w:date="2026-01-08T14:04:00Z" w16du:dateUtc="2026-01-08T05:04:00Z"/>
          <w:lang w:val="en-US"/>
        </w:rPr>
      </w:pPr>
    </w:p>
    <w:p w14:paraId="61FA825E" w14:textId="4100ABD3" w:rsidR="00DC24A9" w:rsidDel="0015611A" w:rsidRDefault="00DC24A9" w:rsidP="00E74BA7">
      <w:pPr>
        <w:pStyle w:val="ListParagraph"/>
        <w:ind w:left="2160"/>
        <w:rPr>
          <w:del w:id="1069" w:author="David Klan" w:date="2026-01-06T14:49:00Z" w16du:dateUtc="2026-01-06T05:49:00Z"/>
          <w:lang w:val="en-US"/>
        </w:rPr>
      </w:pPr>
    </w:p>
    <w:p w14:paraId="58271217" w14:textId="3288E6A4" w:rsidR="006679A6" w:rsidDel="0015611A" w:rsidRDefault="006679A6">
      <w:pPr>
        <w:widowControl/>
        <w:rPr>
          <w:del w:id="1070" w:author="David Klan" w:date="2026-01-06T14:49:00Z" w16du:dateUtc="2026-01-06T05:49:00Z"/>
          <w:lang w:val="en-US"/>
        </w:rPr>
      </w:pPr>
      <w:del w:id="1071" w:author="David Klan" w:date="2026-01-06T14:49:00Z" w16du:dateUtc="2026-01-06T05:49:00Z">
        <w:r w:rsidDel="0015611A">
          <w:rPr>
            <w:lang w:val="en-US"/>
          </w:rPr>
          <w:br w:type="page"/>
        </w:r>
      </w:del>
    </w:p>
    <w:p w14:paraId="5C721D77" w14:textId="6020ED45" w:rsidR="006679A6" w:rsidDel="00A531F8" w:rsidRDefault="00926848" w:rsidP="00926848">
      <w:pPr>
        <w:pStyle w:val="Heading1"/>
        <w:rPr>
          <w:del w:id="1072" w:author="David Klan" w:date="2026-01-08T14:04:00Z" w16du:dateUtc="2026-01-08T05:04:00Z"/>
          <w:lang w:val="en-US"/>
        </w:rPr>
      </w:pPr>
      <w:bookmarkStart w:id="1073" w:name="_Toc216538492"/>
      <w:del w:id="1074" w:author="David Klan" w:date="2026-01-08T14:04:00Z" w16du:dateUtc="2026-01-08T05:04:00Z">
        <w:r w:rsidDel="00A531F8">
          <w:rPr>
            <w:rFonts w:hint="eastAsia"/>
            <w:lang w:val="en-US"/>
          </w:rPr>
          <w:delText>Network</w:delText>
        </w:r>
        <w:bookmarkEnd w:id="1073"/>
      </w:del>
    </w:p>
    <w:p w14:paraId="29EADDD9" w14:textId="018EC3F0" w:rsidR="00926848" w:rsidDel="00A531F8" w:rsidRDefault="00BF164D" w:rsidP="00327AEE">
      <w:pPr>
        <w:pStyle w:val="ListParagraph"/>
        <w:numPr>
          <w:ilvl w:val="0"/>
          <w:numId w:val="42"/>
        </w:numPr>
        <w:rPr>
          <w:del w:id="1075" w:author="David Klan" w:date="2026-01-08T14:04:00Z" w16du:dateUtc="2026-01-08T05:04:00Z"/>
          <w:lang w:val="en-US"/>
        </w:rPr>
      </w:pPr>
      <w:del w:id="1076" w:author="David Klan" w:date="2026-01-08T14:04:00Z" w16du:dateUtc="2026-01-08T05:04:00Z">
        <w:r w:rsidRPr="00327AEE" w:rsidDel="00A531F8">
          <w:rPr>
            <w:rFonts w:hint="eastAsia"/>
            <w:lang w:val="en-US"/>
          </w:rPr>
          <w:delText>Analyze for Correctness</w:delText>
        </w:r>
      </w:del>
    </w:p>
    <w:p w14:paraId="6F9C0288" w14:textId="79B4A4AA" w:rsidR="00327AEE" w:rsidDel="00A531F8" w:rsidRDefault="00327AEE" w:rsidP="00327AEE">
      <w:pPr>
        <w:pStyle w:val="ListParagraph"/>
        <w:numPr>
          <w:ilvl w:val="1"/>
          <w:numId w:val="42"/>
        </w:numPr>
        <w:rPr>
          <w:del w:id="1077" w:author="David Klan" w:date="2026-01-08T14:04:00Z" w16du:dateUtc="2026-01-08T05:04:00Z"/>
          <w:lang w:val="en-US"/>
        </w:rPr>
      </w:pPr>
      <w:del w:id="1078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Identify all </w:delText>
        </w:r>
        <w:r w:rsidR="00997E10" w:rsidDel="00A531F8">
          <w:rPr>
            <w:rFonts w:hint="eastAsia"/>
            <w:lang w:val="en-US"/>
          </w:rPr>
          <w:delText xml:space="preserve">Firewall and NSG </w:delText>
        </w:r>
        <w:r w:rsidDel="00A531F8">
          <w:rPr>
            <w:rFonts w:hint="eastAsia"/>
            <w:lang w:val="en-US"/>
          </w:rPr>
          <w:delText xml:space="preserve">traffic denies </w:delText>
        </w:r>
        <w:r w:rsidR="00997E10" w:rsidDel="00A531F8">
          <w:rPr>
            <w:rFonts w:hint="eastAsia"/>
            <w:lang w:val="en-US"/>
          </w:rPr>
          <w:delText>to and from known devices for issues</w:delText>
        </w:r>
      </w:del>
    </w:p>
    <w:p w14:paraId="18EE80DC" w14:textId="37E03423" w:rsidR="00997E10" w:rsidDel="00A531F8" w:rsidRDefault="00997E10" w:rsidP="00327AEE">
      <w:pPr>
        <w:pStyle w:val="ListParagraph"/>
        <w:numPr>
          <w:ilvl w:val="1"/>
          <w:numId w:val="42"/>
        </w:numPr>
        <w:rPr>
          <w:del w:id="1079" w:author="David Klan" w:date="2026-01-08T14:04:00Z" w16du:dateUtc="2026-01-08T05:04:00Z"/>
          <w:lang w:val="en-US"/>
        </w:rPr>
      </w:pPr>
      <w:del w:id="1080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Review TCP Reset Rates </w:delText>
        </w:r>
        <w:r w:rsidR="00180D67" w:rsidDel="00A531F8">
          <w:rPr>
            <w:rFonts w:hint="eastAsia"/>
            <w:lang w:val="en-US"/>
          </w:rPr>
          <w:delText>and denied traffic for systems</w:delText>
        </w:r>
      </w:del>
    </w:p>
    <w:p w14:paraId="1563A9A0" w14:textId="65A30D65" w:rsidR="00180D67" w:rsidDel="00A531F8" w:rsidRDefault="00E96E54" w:rsidP="00180D67">
      <w:pPr>
        <w:pStyle w:val="ListParagraph"/>
        <w:numPr>
          <w:ilvl w:val="0"/>
          <w:numId w:val="42"/>
        </w:numPr>
        <w:rPr>
          <w:del w:id="1081" w:author="David Klan" w:date="2026-01-08T14:04:00Z" w16du:dateUtc="2026-01-08T05:04:00Z"/>
          <w:lang w:val="en-US"/>
        </w:rPr>
      </w:pPr>
      <w:del w:id="1082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Review Cloud NSG rule sets for consistency </w:delText>
        </w:r>
        <w:r w:rsidR="009F5DFB" w:rsidDel="00A531F8">
          <w:rPr>
            <w:rFonts w:hint="eastAsia"/>
            <w:lang w:val="en-US"/>
          </w:rPr>
          <w:delText xml:space="preserve">in </w:delText>
        </w:r>
        <w:r w:rsidDel="00A531F8">
          <w:rPr>
            <w:rFonts w:hint="eastAsia"/>
            <w:lang w:val="en-US"/>
          </w:rPr>
          <w:delText>production, non-production and DR</w:delText>
        </w:r>
      </w:del>
    </w:p>
    <w:p w14:paraId="6F14B485" w14:textId="3B45C903" w:rsidR="009F5DFB" w:rsidDel="00A531F8" w:rsidRDefault="009F5DFB" w:rsidP="009F5DFB">
      <w:pPr>
        <w:rPr>
          <w:del w:id="1083" w:author="David Klan" w:date="2026-01-08T14:04:00Z" w16du:dateUtc="2026-01-08T05:04:00Z"/>
          <w:lang w:val="en-US"/>
        </w:rPr>
      </w:pPr>
    </w:p>
    <w:p w14:paraId="1CB6A736" w14:textId="7F3D5273" w:rsidR="009F5DFB" w:rsidRPr="009F5DFB" w:rsidDel="00A531F8" w:rsidRDefault="009F5DFB" w:rsidP="009F5DFB">
      <w:pPr>
        <w:rPr>
          <w:del w:id="1084" w:author="David Klan" w:date="2026-01-08T14:04:00Z" w16du:dateUtc="2026-01-08T05:04:00Z"/>
          <w:lang w:val="en-US"/>
        </w:rPr>
      </w:pPr>
    </w:p>
    <w:p w14:paraId="105B8D12" w14:textId="6E91083A" w:rsidR="00926848" w:rsidDel="00A531F8" w:rsidRDefault="00926848" w:rsidP="00926848">
      <w:pPr>
        <w:rPr>
          <w:del w:id="1085" w:author="David Klan" w:date="2026-01-08T14:04:00Z" w16du:dateUtc="2026-01-08T05:04:00Z"/>
        </w:rPr>
      </w:pPr>
    </w:p>
    <w:p w14:paraId="3810F9CC" w14:textId="03DCC20C" w:rsidR="00DC5765" w:rsidRPr="00926848" w:rsidDel="00A531F8" w:rsidRDefault="00DC5765" w:rsidP="00926848">
      <w:pPr>
        <w:rPr>
          <w:del w:id="1086" w:author="David Klan" w:date="2026-01-08T14:04:00Z" w16du:dateUtc="2026-01-08T05:04:00Z"/>
        </w:rPr>
      </w:pPr>
    </w:p>
    <w:p w14:paraId="67E9E5DF" w14:textId="0868E42B" w:rsidR="00926848" w:rsidDel="00A531F8" w:rsidRDefault="00926848">
      <w:pPr>
        <w:widowControl/>
        <w:rPr>
          <w:del w:id="1087" w:author="David Klan" w:date="2026-01-08T14:04:00Z" w16du:dateUtc="2026-01-08T05:04:00Z"/>
          <w:lang w:val="en-US"/>
        </w:rPr>
      </w:pPr>
      <w:del w:id="1088" w:author="David Klan" w:date="2026-01-08T14:04:00Z" w16du:dateUtc="2026-01-08T05:04:00Z">
        <w:r w:rsidDel="00A531F8">
          <w:rPr>
            <w:lang w:val="en-US"/>
          </w:rPr>
          <w:br w:type="page"/>
        </w:r>
      </w:del>
    </w:p>
    <w:p w14:paraId="7A314DB3" w14:textId="67319950" w:rsidR="00926848" w:rsidDel="00A531F8" w:rsidRDefault="00926848">
      <w:pPr>
        <w:widowControl/>
        <w:rPr>
          <w:del w:id="1089" w:author="David Klan" w:date="2026-01-08T14:04:00Z" w16du:dateUtc="2026-01-08T05:04:00Z"/>
          <w:lang w:val="en-US"/>
        </w:rPr>
        <w:pPrChange w:id="1090" w:author="David Klan" w:date="2026-01-08T14:04:00Z" w16du:dateUtc="2026-01-08T05:04:00Z">
          <w:pPr>
            <w:pStyle w:val="Heading1"/>
          </w:pPr>
        </w:pPrChange>
      </w:pPr>
      <w:bookmarkStart w:id="1091" w:name="_Toc216538493"/>
      <w:del w:id="1092" w:author="David Klan" w:date="2026-01-08T14:04:00Z" w16du:dateUtc="2026-01-08T05:04:00Z">
        <w:r w:rsidDel="00A531F8">
          <w:rPr>
            <w:rFonts w:hint="eastAsia"/>
            <w:lang w:val="en-US"/>
          </w:rPr>
          <w:delText>Voice</w:delText>
        </w:r>
        <w:bookmarkEnd w:id="1091"/>
      </w:del>
    </w:p>
    <w:p w14:paraId="288CE1A0" w14:textId="778C18A2" w:rsidR="00787D10" w:rsidDel="00A531F8" w:rsidRDefault="00787D10" w:rsidP="009F5DFB">
      <w:pPr>
        <w:pStyle w:val="ListParagraph"/>
        <w:numPr>
          <w:ilvl w:val="0"/>
          <w:numId w:val="43"/>
        </w:numPr>
        <w:rPr>
          <w:del w:id="1093" w:author="David Klan" w:date="2026-01-08T14:04:00Z" w16du:dateUtc="2026-01-08T05:04:00Z"/>
          <w:lang w:val="en-US"/>
        </w:rPr>
      </w:pPr>
      <w:del w:id="1094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Establish an phone inventory process and align </w:delText>
        </w:r>
        <w:r w:rsidDel="00A531F8">
          <w:rPr>
            <w:lang w:val="en-US"/>
          </w:rPr>
          <w:delText>corporate</w:delText>
        </w:r>
        <w:r w:rsidDel="00A531F8">
          <w:rPr>
            <w:rFonts w:hint="eastAsia"/>
            <w:lang w:val="en-US"/>
          </w:rPr>
          <w:delText xml:space="preserve"> phone numbers to GAL</w:delText>
        </w:r>
      </w:del>
    </w:p>
    <w:p w14:paraId="1F4F6DA9" w14:textId="1AB38C75" w:rsidR="00787D10" w:rsidDel="00A531F8" w:rsidRDefault="009F5DFB" w:rsidP="00787D10">
      <w:pPr>
        <w:pStyle w:val="ListParagraph"/>
        <w:numPr>
          <w:ilvl w:val="0"/>
          <w:numId w:val="43"/>
        </w:numPr>
        <w:rPr>
          <w:del w:id="1095" w:author="David Klan" w:date="2026-01-08T14:04:00Z" w16du:dateUtc="2026-01-08T05:04:00Z"/>
          <w:lang w:val="en-US"/>
        </w:rPr>
      </w:pPr>
      <w:del w:id="1096" w:author="David Klan" w:date="2026-01-08T14:04:00Z" w16du:dateUtc="2026-01-08T05:04:00Z">
        <w:r w:rsidDel="00A531F8">
          <w:rPr>
            <w:rFonts w:hint="eastAsia"/>
            <w:lang w:val="en-US"/>
          </w:rPr>
          <w:delText xml:space="preserve">Establish </w:delText>
        </w:r>
        <w:r w:rsidR="00A255B5" w:rsidDel="00A531F8">
          <w:rPr>
            <w:rFonts w:hint="eastAsia"/>
            <w:lang w:val="en-US"/>
          </w:rPr>
          <w:delText>a</w:delText>
        </w:r>
        <w:r w:rsidDel="00A531F8">
          <w:rPr>
            <w:rFonts w:hint="eastAsia"/>
            <w:lang w:val="en-US"/>
          </w:rPr>
          <w:delText xml:space="preserve">ctive Management of </w:delText>
        </w:r>
        <w:r w:rsidR="00787D10" w:rsidDel="00A531F8">
          <w:rPr>
            <w:rFonts w:hint="eastAsia"/>
            <w:lang w:val="en-US"/>
          </w:rPr>
          <w:delText>PSTN numbers to ensure that unused numbers are recovered</w:delText>
        </w:r>
      </w:del>
    </w:p>
    <w:p w14:paraId="24E79331" w14:textId="6F441BD0" w:rsidR="00A255B5" w:rsidDel="00A531F8" w:rsidRDefault="00A255B5" w:rsidP="00787D10">
      <w:pPr>
        <w:pStyle w:val="ListParagraph"/>
        <w:numPr>
          <w:ilvl w:val="0"/>
          <w:numId w:val="43"/>
        </w:numPr>
        <w:rPr>
          <w:ins w:id="1097" w:author="Birger Fjaellman （フィエルマン ビルイェル）" w:date="2026-01-05T14:20:00Z" w16du:dateUtc="2026-01-05T05:20:00Z"/>
          <w:del w:id="1098" w:author="David Klan" w:date="2026-01-08T14:04:00Z" w16du:dateUtc="2026-01-08T05:04:00Z"/>
          <w:lang w:val="en-US"/>
        </w:rPr>
      </w:pPr>
      <w:del w:id="1099" w:author="David Klan" w:date="2026-01-08T14:04:00Z" w16du:dateUtc="2026-01-08T05:04:00Z">
        <w:r w:rsidDel="00A531F8">
          <w:rPr>
            <w:rFonts w:hint="eastAsia"/>
            <w:lang w:val="en-US"/>
          </w:rPr>
          <w:delText>Enable more advanced functions for MS Teams (e.g. hunter groups)</w:delText>
        </w:r>
      </w:del>
    </w:p>
    <w:p w14:paraId="1EA2038F" w14:textId="721142CB" w:rsidR="005C56D3" w:rsidDel="00A531F8" w:rsidRDefault="005C56D3" w:rsidP="005C56D3">
      <w:pPr>
        <w:rPr>
          <w:ins w:id="1100" w:author="Birger Fjaellman （フィエルマン ビルイェル）" w:date="2026-01-05T14:20:00Z" w16du:dateUtc="2026-01-05T05:20:00Z"/>
          <w:del w:id="1101" w:author="David Klan" w:date="2026-01-08T14:04:00Z" w16du:dateUtc="2026-01-08T05:04:00Z"/>
          <w:lang w:val="en-US"/>
        </w:rPr>
      </w:pPr>
    </w:p>
    <w:p w14:paraId="6AFD2721" w14:textId="1B3C5671" w:rsidR="005C56D3" w:rsidDel="00A531F8" w:rsidRDefault="005C56D3" w:rsidP="005C56D3">
      <w:pPr>
        <w:rPr>
          <w:ins w:id="1102" w:author="Birger Fjaellman （フィエルマン ビルイェル）" w:date="2026-01-05T14:20:00Z" w16du:dateUtc="2026-01-05T05:20:00Z"/>
          <w:del w:id="1103" w:author="David Klan" w:date="2026-01-08T14:04:00Z" w16du:dateUtc="2026-01-08T05:04:00Z"/>
          <w:lang w:val="en-US"/>
        </w:rPr>
      </w:pPr>
    </w:p>
    <w:p w14:paraId="40AF8E02" w14:textId="414ABD5D" w:rsidR="00C8756E" w:rsidDel="00A531F8" w:rsidRDefault="00C8756E">
      <w:pPr>
        <w:widowControl/>
        <w:rPr>
          <w:ins w:id="1104" w:author="Birger Fjaellman （フィエルマン ビルイェル）" w:date="2026-01-06T12:58:00Z" w16du:dateUtc="2026-01-06T03:58:00Z"/>
          <w:del w:id="1105" w:author="David Klan" w:date="2026-01-08T14:04:00Z" w16du:dateUtc="2026-01-08T05:04:00Z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ins w:id="1106" w:author="Birger Fjaellman （フィエルマン ビルイェル）" w:date="2026-01-06T12:58:00Z" w16du:dateUtc="2026-01-06T03:58:00Z">
        <w:del w:id="1107" w:author="David Klan" w:date="2026-01-08T14:04:00Z" w16du:dateUtc="2026-01-08T05:04:00Z">
          <w:r w:rsidDel="00A531F8">
            <w:br w:type="page"/>
          </w:r>
        </w:del>
      </w:ins>
    </w:p>
    <w:p w14:paraId="09B011B4" w14:textId="5EDF58F9" w:rsidR="005C56D3" w:rsidRPr="005C56D3" w:rsidDel="00A531F8" w:rsidRDefault="00C8756E">
      <w:pPr>
        <w:widowControl/>
        <w:rPr>
          <w:ins w:id="1108" w:author="Birger Fjaellman （フィエルマン ビルイェル）" w:date="2026-01-05T14:20:00Z"/>
          <w:del w:id="1109" w:author="David Klan" w:date="2026-01-08T14:04:00Z" w16du:dateUtc="2026-01-08T05:04:00Z"/>
        </w:rPr>
        <w:pPrChange w:id="1110" w:author="David Klan" w:date="2026-01-08T14:04:00Z" w16du:dateUtc="2026-01-08T05:04:00Z">
          <w:pPr/>
        </w:pPrChange>
      </w:pPr>
      <w:ins w:id="1111" w:author="Birger Fjaellman （フィエルマン ビルイェル）" w:date="2026-01-06T12:58:00Z" w16du:dateUtc="2026-01-06T03:58:00Z">
        <w:del w:id="1112" w:author="David Klan" w:date="2026-01-08T14:04:00Z" w16du:dateUtc="2026-01-08T05:04:00Z">
          <w:r w:rsidDel="00A531F8">
            <w:rPr>
              <w:rFonts w:hint="eastAsia"/>
            </w:rPr>
            <w:delText>Notes</w:delText>
          </w:r>
        </w:del>
      </w:ins>
    </w:p>
    <w:p w14:paraId="42A3D05A" w14:textId="79180150" w:rsidR="005C56D3" w:rsidRPr="005C56D3" w:rsidDel="00A531F8" w:rsidRDefault="005C56D3">
      <w:pPr>
        <w:widowControl/>
        <w:rPr>
          <w:ins w:id="1113" w:author="Birger Fjaellman （フィエルマン ビルイェル）" w:date="2026-01-05T14:20:00Z"/>
          <w:del w:id="1114" w:author="David Klan" w:date="2026-01-08T14:04:00Z" w16du:dateUtc="2026-01-08T05:04:00Z"/>
        </w:rPr>
        <w:pPrChange w:id="1115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116" w:author="Birger Fjaellman （フィエルマン ビルイェル）" w:date="2026-01-05T14:20:00Z">
        <w:del w:id="1117" w:author="David Klan" w:date="2026-01-08T14:04:00Z" w16du:dateUtc="2026-01-08T05:04:00Z">
          <w:r w:rsidRPr="005C56D3" w:rsidDel="00A531F8">
            <w:delText>Independent Free dial number for Amazon connect</w:delText>
          </w:r>
        </w:del>
      </w:ins>
    </w:p>
    <w:p w14:paraId="47C59972" w14:textId="30C81D0F" w:rsidR="00ED6B37" w:rsidDel="00A531F8" w:rsidRDefault="00ED6B37">
      <w:pPr>
        <w:widowControl/>
        <w:rPr>
          <w:ins w:id="1118" w:author="Birger Fjaellman （フィエルマン ビルイェル）" w:date="2026-01-06T12:55:00Z" w16du:dateUtc="2026-01-06T03:55:00Z"/>
          <w:del w:id="1119" w:author="David Klan" w:date="2026-01-08T14:04:00Z" w16du:dateUtc="2026-01-08T05:04:00Z"/>
        </w:rPr>
        <w:pPrChange w:id="1120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121" w:author="Birger Fjaellman （フィエルマン ビルイェル）" w:date="2026-01-06T12:55:00Z" w16du:dateUtc="2026-01-06T03:55:00Z">
        <w:del w:id="1122" w:author="David Klan" w:date="2026-01-08T14:04:00Z" w16du:dateUtc="2026-01-08T05:04:00Z">
          <w:r w:rsidDel="00A531F8">
            <w:rPr>
              <w:rFonts w:hint="eastAsia"/>
            </w:rPr>
            <w:delText>IP Address clean up</w:delText>
          </w:r>
        </w:del>
      </w:ins>
    </w:p>
    <w:p w14:paraId="4035EAF6" w14:textId="5A3F2926" w:rsidR="00ED6B37" w:rsidDel="00A531F8" w:rsidRDefault="00ED6B37">
      <w:pPr>
        <w:widowControl/>
        <w:rPr>
          <w:ins w:id="1123" w:author="Birger Fjaellman （フィエルマン ビルイェル）" w:date="2026-01-06T12:55:00Z" w16du:dateUtc="2026-01-06T03:55:00Z"/>
          <w:del w:id="1124" w:author="David Klan" w:date="2026-01-08T14:04:00Z" w16du:dateUtc="2026-01-08T05:04:00Z"/>
        </w:rPr>
        <w:pPrChange w:id="1125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126" w:author="Birger Fjaellman （フィエルマン ビルイェル）" w:date="2026-01-06T12:55:00Z" w16du:dateUtc="2026-01-06T03:55:00Z">
        <w:del w:id="1127" w:author="David Klan" w:date="2026-01-08T14:04:00Z" w16du:dateUtc="2026-01-08T05:04:00Z">
          <w:r w:rsidDel="00A531F8">
            <w:rPr>
              <w:rFonts w:hint="eastAsia"/>
            </w:rPr>
            <w:delText>Assigning owners to IP addresses</w:delText>
          </w:r>
        </w:del>
      </w:ins>
    </w:p>
    <w:p w14:paraId="66F94CA7" w14:textId="0B98AB4C" w:rsidR="00ED6B37" w:rsidDel="00A531F8" w:rsidRDefault="00ED6B37">
      <w:pPr>
        <w:widowControl/>
        <w:rPr>
          <w:ins w:id="1128" w:author="Birger Fjaellman （フィエルマン ビルイェル）" w:date="2026-01-06T12:56:00Z" w16du:dateUtc="2026-01-06T03:56:00Z"/>
          <w:del w:id="1129" w:author="David Klan" w:date="2026-01-08T14:04:00Z" w16du:dateUtc="2026-01-08T05:04:00Z"/>
        </w:rPr>
        <w:pPrChange w:id="1130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131" w:author="Birger Fjaellman （フィエルマン ビルイェル）" w:date="2026-01-06T12:55:00Z" w16du:dateUtc="2026-01-06T03:55:00Z">
        <w:del w:id="1132" w:author="David Klan" w:date="2026-01-08T14:04:00Z" w16du:dateUtc="2026-01-08T05:04:00Z">
          <w:r w:rsidDel="00A531F8">
            <w:rPr>
              <w:rFonts w:hint="eastAsia"/>
            </w:rPr>
            <w:delText>Ensure all fixed IP a</w:delText>
          </w:r>
        </w:del>
      </w:ins>
      <w:ins w:id="1133" w:author="Birger Fjaellman （フィエルマン ビルイェル）" w:date="2026-01-06T12:56:00Z" w16du:dateUtc="2026-01-06T03:56:00Z">
        <w:del w:id="1134" w:author="David Klan" w:date="2026-01-08T14:04:00Z" w16du:dateUtc="2026-01-08T05:04:00Z">
          <w:r w:rsidDel="00A531F8">
            <w:rPr>
              <w:rFonts w:hint="eastAsia"/>
            </w:rPr>
            <w:delText>ddresses have a DNS Entry</w:delText>
          </w:r>
        </w:del>
      </w:ins>
    </w:p>
    <w:p w14:paraId="462F550B" w14:textId="612DE08C" w:rsidR="00ED6B37" w:rsidDel="00A531F8" w:rsidRDefault="009418A0">
      <w:pPr>
        <w:widowControl/>
        <w:rPr>
          <w:ins w:id="1135" w:author="Birger Fjaellman （フィエルマン ビルイェル）" w:date="2026-01-06T12:56:00Z" w16du:dateUtc="2026-01-06T03:56:00Z"/>
          <w:del w:id="1136" w:author="David Klan" w:date="2026-01-08T14:04:00Z" w16du:dateUtc="2026-01-08T05:04:00Z"/>
        </w:rPr>
        <w:pPrChange w:id="1137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138" w:author="Birger Fjaellman （フィエルマン ビルイェル）" w:date="2026-01-06T12:56:00Z" w16du:dateUtc="2026-01-06T03:56:00Z">
        <w:del w:id="1139" w:author="David Klan" w:date="2026-01-08T14:04:00Z" w16du:dateUtc="2026-01-08T05:04:00Z">
          <w:r w:rsidDel="00A531F8">
            <w:rPr>
              <w:rFonts w:hint="eastAsia"/>
            </w:rPr>
            <w:delText xml:space="preserve">Consistent use of </w:delText>
          </w:r>
          <w:r w:rsidR="00ED6B37" w:rsidDel="00A531F8">
            <w:rPr>
              <w:rFonts w:hint="eastAsia"/>
            </w:rPr>
            <w:delText>CNAME</w:delText>
          </w:r>
        </w:del>
      </w:ins>
    </w:p>
    <w:p w14:paraId="37361408" w14:textId="69BD9329" w:rsidR="009418A0" w:rsidDel="00A531F8" w:rsidRDefault="00F13C16">
      <w:pPr>
        <w:widowControl/>
        <w:rPr>
          <w:ins w:id="1140" w:author="Birger Fjaellman （フィエルマン ビルイェル）" w:date="2026-01-06T12:57:00Z" w16du:dateUtc="2026-01-06T03:57:00Z"/>
          <w:del w:id="1141" w:author="David Klan" w:date="2026-01-08T14:04:00Z" w16du:dateUtc="2026-01-08T05:04:00Z"/>
        </w:rPr>
        <w:pPrChange w:id="1142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143" w:author="Birger Fjaellman （フィエルマン ビルイェル）" w:date="2026-01-06T12:57:00Z" w16du:dateUtc="2026-01-06T03:57:00Z">
        <w:del w:id="1144" w:author="David Klan" w:date="2026-01-08T14:04:00Z" w16du:dateUtc="2026-01-08T05:04:00Z">
          <w:r w:rsidDel="00A531F8">
            <w:delText>U</w:delText>
          </w:r>
          <w:r w:rsidDel="00A531F8">
            <w:rPr>
              <w:rFonts w:hint="eastAsia"/>
            </w:rPr>
            <w:delText xml:space="preserve">se CNAMEs for </w:delText>
          </w:r>
        </w:del>
      </w:ins>
      <w:ins w:id="1145" w:author="Birger Fjaellman （フィエルマン ビルイェル）" w:date="2026-01-06T13:11:00Z" w16du:dateUtc="2026-01-06T04:11:00Z">
        <w:del w:id="1146" w:author="David Klan" w:date="2026-01-08T14:04:00Z" w16du:dateUtc="2026-01-08T05:04:00Z">
          <w:r w:rsidR="007E66A4" w:rsidDel="00A531F8">
            <w:rPr>
              <w:rFonts w:hint="eastAsia"/>
            </w:rPr>
            <w:delText xml:space="preserve">application </w:delText>
          </w:r>
        </w:del>
      </w:ins>
      <w:ins w:id="1147" w:author="Birger Fjaellman （フィエルマン ビルイェル）" w:date="2026-01-06T12:57:00Z" w16du:dateUtc="2026-01-06T03:57:00Z">
        <w:del w:id="1148" w:author="David Klan" w:date="2026-01-08T14:04:00Z" w16du:dateUtc="2026-01-08T05:04:00Z">
          <w:r w:rsidDel="00A531F8">
            <w:rPr>
              <w:rFonts w:hint="eastAsia"/>
            </w:rPr>
            <w:delText>user access</w:delText>
          </w:r>
        </w:del>
      </w:ins>
    </w:p>
    <w:p w14:paraId="04084819" w14:textId="2078CD54" w:rsidR="00F13C16" w:rsidDel="00A531F8" w:rsidRDefault="00F13C16">
      <w:pPr>
        <w:widowControl/>
        <w:rPr>
          <w:ins w:id="1149" w:author="Birger Fjaellman （フィエルマン ビルイェル）" w:date="2026-01-06T12:57:00Z" w16du:dateUtc="2026-01-06T03:57:00Z"/>
          <w:del w:id="1150" w:author="David Klan" w:date="2026-01-08T14:04:00Z" w16du:dateUtc="2026-01-08T05:04:00Z"/>
        </w:rPr>
        <w:pPrChange w:id="1151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152" w:author="Birger Fjaellman （フィエルマン ビルイェル）" w:date="2026-01-06T12:57:00Z" w16du:dateUtc="2026-01-06T03:57:00Z">
        <w:del w:id="1153" w:author="David Klan" w:date="2026-01-08T14:04:00Z" w16du:dateUtc="2026-01-08T05:04:00Z">
          <w:r w:rsidDel="00A531F8">
            <w:delText>U</w:delText>
          </w:r>
          <w:r w:rsidDel="00A531F8">
            <w:rPr>
              <w:rFonts w:hint="eastAsia"/>
            </w:rPr>
            <w:delText xml:space="preserve">se CNAMEs for inter and intra </w:delText>
          </w:r>
          <w:r w:rsidDel="00A531F8">
            <w:delText>application</w:delText>
          </w:r>
          <w:r w:rsidDel="00A531F8">
            <w:rPr>
              <w:rFonts w:hint="eastAsia"/>
            </w:rPr>
            <w:delText xml:space="preserve"> communication</w:delText>
          </w:r>
        </w:del>
      </w:ins>
    </w:p>
    <w:p w14:paraId="1DC35359" w14:textId="12C217BA" w:rsidR="00F13C16" w:rsidDel="00A531F8" w:rsidRDefault="00F13C16">
      <w:pPr>
        <w:widowControl/>
        <w:rPr>
          <w:ins w:id="1154" w:author="Birger Fjaellman （フィエルマン ビルイェル）" w:date="2026-01-06T12:56:00Z" w16du:dateUtc="2026-01-06T03:56:00Z"/>
          <w:del w:id="1155" w:author="David Klan" w:date="2026-01-08T14:04:00Z" w16du:dateUtc="2026-01-08T05:04:00Z"/>
        </w:rPr>
        <w:pPrChange w:id="1156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157" w:author="Birger Fjaellman （フィエルマン ビルイェル）" w:date="2026-01-06T12:57:00Z" w16du:dateUtc="2026-01-06T03:57:00Z">
        <w:del w:id="1158" w:author="David Klan" w:date="2026-01-08T14:04:00Z" w16du:dateUtc="2026-01-08T05:04:00Z">
          <w:r w:rsidDel="00A531F8">
            <w:rPr>
              <w:rFonts w:hint="eastAsia"/>
            </w:rPr>
            <w:delText>Use CNAME for B2B and other 3</w:delText>
          </w:r>
          <w:r w:rsidRPr="00F13C16" w:rsidDel="00A531F8">
            <w:rPr>
              <w:vertAlign w:val="superscript"/>
              <w:rPrChange w:id="1159" w:author="Birger Fjaellman （フィエルマン ビルイェル）" w:date="2026-01-06T12:57:00Z" w16du:dateUtc="2026-01-06T03:57:00Z">
                <w:rPr/>
              </w:rPrChange>
            </w:rPr>
            <w:delText>rd</w:delText>
          </w:r>
          <w:r w:rsidDel="00A531F8">
            <w:rPr>
              <w:rFonts w:hint="eastAsia"/>
            </w:rPr>
            <w:delText xml:space="preserve"> party communication</w:delText>
          </w:r>
        </w:del>
      </w:ins>
    </w:p>
    <w:p w14:paraId="7F0A16B7" w14:textId="6C68F0E3" w:rsidR="00F30631" w:rsidDel="00A531F8" w:rsidRDefault="00F30631">
      <w:pPr>
        <w:widowControl/>
        <w:rPr>
          <w:ins w:id="1160" w:author="Birger Fjaellman （フィエルマン ビルイェル）" w:date="2026-01-06T13:07:00Z" w16du:dateUtc="2026-01-06T04:07:00Z"/>
          <w:del w:id="1161" w:author="David Klan" w:date="2026-01-08T14:04:00Z" w16du:dateUtc="2026-01-08T05:04:00Z"/>
        </w:rPr>
        <w:pPrChange w:id="1162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163" w:author="Birger Fjaellman （フィエルマン ビルイェル）" w:date="2026-01-06T13:06:00Z" w16du:dateUtc="2026-01-06T04:06:00Z">
        <w:del w:id="1164" w:author="David Klan" w:date="2026-01-08T14:04:00Z" w16du:dateUtc="2026-01-08T05:04:00Z">
          <w:r w:rsidDel="00A531F8">
            <w:rPr>
              <w:rFonts w:hint="eastAsia"/>
            </w:rPr>
            <w:delText xml:space="preserve">Establish benchmark data for </w:delText>
          </w:r>
          <w:r w:rsidR="00E978CA" w:rsidDel="00A531F8">
            <w:rPr>
              <w:rFonts w:hint="eastAsia"/>
            </w:rPr>
            <w:delText>regular application provisioning activies</w:delText>
          </w:r>
        </w:del>
      </w:ins>
    </w:p>
    <w:p w14:paraId="30041432" w14:textId="194E2526" w:rsidR="00E978CA" w:rsidDel="00A531F8" w:rsidRDefault="00E978CA">
      <w:pPr>
        <w:widowControl/>
        <w:rPr>
          <w:ins w:id="1165" w:author="Birger Fjaellman （フィエルマン ビルイェル）" w:date="2026-01-06T13:07:00Z" w16du:dateUtc="2026-01-06T04:07:00Z"/>
          <w:del w:id="1166" w:author="David Klan" w:date="2026-01-08T14:04:00Z" w16du:dateUtc="2026-01-08T05:04:00Z"/>
        </w:rPr>
        <w:pPrChange w:id="1167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168" w:author="Birger Fjaellman （フィエルマン ビルイェル）" w:date="2026-01-06T13:07:00Z" w16du:dateUtc="2026-01-06T04:07:00Z">
        <w:del w:id="1169" w:author="David Klan" w:date="2026-01-08T14:04:00Z" w16du:dateUtc="2026-01-08T05:04:00Z">
          <w:r w:rsidDel="00A531F8">
            <w:rPr>
              <w:rFonts w:hint="eastAsia"/>
            </w:rPr>
            <w:delText>What is the current process to provide environments?</w:delText>
          </w:r>
        </w:del>
      </w:ins>
    </w:p>
    <w:p w14:paraId="1022BF3A" w14:textId="690B37CF" w:rsidR="00E978CA" w:rsidDel="00A531F8" w:rsidRDefault="00CF30AE">
      <w:pPr>
        <w:widowControl/>
        <w:rPr>
          <w:ins w:id="1170" w:author="Birger Fjaellman （フィエルマン ビルイェル）" w:date="2026-01-06T13:08:00Z" w16du:dateUtc="2026-01-06T04:08:00Z"/>
          <w:del w:id="1171" w:author="David Klan" w:date="2026-01-08T14:04:00Z" w16du:dateUtc="2026-01-08T05:04:00Z"/>
        </w:rPr>
        <w:pPrChange w:id="1172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173" w:author="Birger Fjaellman （フィエルマン ビルイェル）" w:date="2026-01-06T13:07:00Z" w16du:dateUtc="2026-01-06T04:07:00Z">
        <w:del w:id="1174" w:author="David Klan" w:date="2026-01-08T14:04:00Z" w16du:dateUtc="2026-01-08T05:04:00Z">
          <w:r w:rsidDel="00A531F8">
            <w:rPr>
              <w:rFonts w:hint="eastAsia"/>
            </w:rPr>
            <w:delText xml:space="preserve">What are the </w:delText>
          </w:r>
        </w:del>
      </w:ins>
      <w:ins w:id="1175" w:author="Birger Fjaellman （フィエルマン ビルイェル）" w:date="2026-01-06T13:08:00Z" w16du:dateUtc="2026-01-06T04:08:00Z">
        <w:del w:id="1176" w:author="David Klan" w:date="2026-01-08T14:04:00Z" w16du:dateUtc="2026-01-08T05:04:00Z">
          <w:r w:rsidDel="00A531F8">
            <w:delText>“</w:delText>
          </w:r>
        </w:del>
      </w:ins>
      <w:ins w:id="1177" w:author="Birger Fjaellman （フィエルマン ビルイェル）" w:date="2026-01-06T13:07:00Z" w16du:dateUtc="2026-01-06T04:07:00Z">
        <w:del w:id="1178" w:author="David Klan" w:date="2026-01-08T14:04:00Z" w16du:dateUtc="2026-01-08T05:04:00Z">
          <w:r w:rsidDel="00A531F8">
            <w:rPr>
              <w:rFonts w:hint="eastAsia"/>
            </w:rPr>
            <w:delText>cloning</w:delText>
          </w:r>
        </w:del>
      </w:ins>
      <w:ins w:id="1179" w:author="Birger Fjaellman （フィエルマン ビルイェル）" w:date="2026-01-06T13:08:00Z" w16du:dateUtc="2026-01-06T04:08:00Z">
        <w:del w:id="1180" w:author="David Klan" w:date="2026-01-08T14:04:00Z" w16du:dateUtc="2026-01-08T05:04:00Z">
          <w:r w:rsidDel="00A531F8">
            <w:delText>”</w:delText>
          </w:r>
        </w:del>
      </w:ins>
      <w:ins w:id="1181" w:author="Birger Fjaellman （フィエルマン ビルイェル）" w:date="2026-01-06T13:07:00Z" w16du:dateUtc="2026-01-06T04:07:00Z">
        <w:del w:id="1182" w:author="David Klan" w:date="2026-01-08T14:04:00Z" w16du:dateUtc="2026-01-08T05:04:00Z">
          <w:r w:rsidDel="00A531F8">
            <w:rPr>
              <w:rFonts w:hint="eastAsia"/>
            </w:rPr>
            <w:delText xml:space="preserve"> times for the environments?</w:delText>
          </w:r>
        </w:del>
      </w:ins>
    </w:p>
    <w:p w14:paraId="28366413" w14:textId="4C164E8A" w:rsidR="00CF30AE" w:rsidDel="00A531F8" w:rsidRDefault="00CF30AE">
      <w:pPr>
        <w:widowControl/>
        <w:rPr>
          <w:ins w:id="1183" w:author="Birger Fjaellman （フィエルマン ビルイェル）" w:date="2026-01-06T13:07:00Z" w16du:dateUtc="2026-01-06T04:07:00Z"/>
          <w:del w:id="1184" w:author="David Klan" w:date="2026-01-08T14:04:00Z" w16du:dateUtc="2026-01-08T05:04:00Z"/>
        </w:rPr>
        <w:pPrChange w:id="1185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186" w:author="Birger Fjaellman （フィエルマン ビルイェル）" w:date="2026-01-06T13:08:00Z" w16du:dateUtc="2026-01-06T04:08:00Z">
        <w:del w:id="1187" w:author="David Klan" w:date="2026-01-08T14:04:00Z" w16du:dateUtc="2026-01-08T05:04:00Z">
          <w:r w:rsidDel="00A531F8">
            <w:rPr>
              <w:rFonts w:hint="eastAsia"/>
            </w:rPr>
            <w:delText>What applications non-production can be provisioned within 2 days?</w:delText>
          </w:r>
        </w:del>
      </w:ins>
    </w:p>
    <w:p w14:paraId="1680E93B" w14:textId="5874E044" w:rsidR="005C56D3" w:rsidDel="00A531F8" w:rsidRDefault="005C56D3">
      <w:pPr>
        <w:widowControl/>
        <w:rPr>
          <w:ins w:id="1188" w:author="Birger Fjaellman （フィエルマン ビルイェル）" w:date="2026-01-05T14:21:00Z" w16du:dateUtc="2026-01-05T05:21:00Z"/>
          <w:del w:id="1189" w:author="David Klan" w:date="2026-01-08T14:04:00Z" w16du:dateUtc="2026-01-08T05:04:00Z"/>
        </w:rPr>
        <w:pPrChange w:id="1190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191" w:author="Birger Fjaellman （フィエルマン ビルイェル）" w:date="2026-01-05T14:20:00Z">
        <w:del w:id="1192" w:author="David Klan" w:date="2026-01-08T14:04:00Z" w16du:dateUtc="2026-01-08T05:04:00Z">
          <w:r w:rsidRPr="005C56D3" w:rsidDel="00A531F8">
            <w:delText>Fax migration to right fax</w:delText>
          </w:r>
        </w:del>
      </w:ins>
    </w:p>
    <w:p w14:paraId="31589654" w14:textId="3AEC6A7F" w:rsidR="00BE3B8D" w:rsidDel="00A531F8" w:rsidRDefault="00BE3B8D">
      <w:pPr>
        <w:widowControl/>
        <w:rPr>
          <w:ins w:id="1193" w:author="Birger Fjaellman （フィエルマン ビルイェル）" w:date="2026-01-06T13:02:00Z" w16du:dateUtc="2026-01-06T04:02:00Z"/>
          <w:del w:id="1194" w:author="David Klan" w:date="2026-01-08T14:04:00Z" w16du:dateUtc="2026-01-08T05:04:00Z"/>
        </w:rPr>
        <w:pPrChange w:id="1195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196" w:author="Birger Fjaellman （フィエルマン ビルイェル）" w:date="2026-01-06T13:02:00Z" w16du:dateUtc="2026-01-06T04:02:00Z">
        <w:del w:id="1197" w:author="David Klan" w:date="2026-01-08T14:04:00Z" w16du:dateUtc="2026-01-08T05:04:00Z">
          <w:r w:rsidDel="00A531F8">
            <w:rPr>
              <w:rFonts w:hint="eastAsia"/>
            </w:rPr>
            <w:delText>Establish Efficiency Metrics</w:delText>
          </w:r>
        </w:del>
      </w:ins>
    </w:p>
    <w:p w14:paraId="0B3955FE" w14:textId="149B44AB" w:rsidR="00BE3B8D" w:rsidDel="00A531F8" w:rsidRDefault="00B923D2">
      <w:pPr>
        <w:widowControl/>
        <w:rPr>
          <w:ins w:id="1198" w:author="Birger Fjaellman （フィエルマン ビルイェル）" w:date="2026-01-06T13:02:00Z" w16du:dateUtc="2026-01-06T04:02:00Z"/>
          <w:del w:id="1199" w:author="David Klan" w:date="2026-01-08T14:04:00Z" w16du:dateUtc="2026-01-08T05:04:00Z"/>
        </w:rPr>
        <w:pPrChange w:id="1200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201" w:author="Birger Fjaellman （フィエルマン ビルイェル）" w:date="2026-01-05T14:21:00Z" w16du:dateUtc="2026-01-05T05:21:00Z">
        <w:del w:id="1202" w:author="David Klan" w:date="2026-01-08T14:04:00Z" w16du:dateUtc="2026-01-08T05:04:00Z">
          <w:r w:rsidDel="00A531F8">
            <w:delText>Cost comparison between company countries</w:delText>
          </w:r>
        </w:del>
      </w:ins>
    </w:p>
    <w:p w14:paraId="6FC2AF4D" w14:textId="3521F760" w:rsidR="00B923D2" w:rsidDel="00A531F8" w:rsidRDefault="00B923D2">
      <w:pPr>
        <w:widowControl/>
        <w:rPr>
          <w:ins w:id="1203" w:author="Birger Fjaellman （フィエルマン ビルイェル）" w:date="2026-01-05T14:21:00Z" w16du:dateUtc="2026-01-05T05:21:00Z"/>
          <w:del w:id="1204" w:author="David Klan" w:date="2026-01-08T14:04:00Z" w16du:dateUtc="2026-01-08T05:04:00Z"/>
        </w:rPr>
        <w:pPrChange w:id="1205" w:author="David Klan" w:date="2026-01-08T14:04:00Z" w16du:dateUtc="2026-01-08T05:04:00Z">
          <w:pPr>
            <w:pStyle w:val="NormalWeb"/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206" w:author="Birger Fjaellman （フィエルマン ビルイェル）" w:date="2026-01-05T14:21:00Z" w16du:dateUtc="2026-01-05T05:21:00Z">
        <w:del w:id="1207" w:author="David Klan" w:date="2026-01-08T14:04:00Z" w16du:dateUtc="2026-01-08T05:04:00Z">
          <w:r w:rsidDel="00A531F8">
            <w:delText>Labor productivity between countries</w:delText>
          </w:r>
        </w:del>
      </w:ins>
    </w:p>
    <w:p w14:paraId="37C7F505" w14:textId="18FB41BC" w:rsidR="00C431B3" w:rsidDel="00A531F8" w:rsidRDefault="00C431B3">
      <w:pPr>
        <w:widowControl/>
        <w:rPr>
          <w:ins w:id="1208" w:author="Birger Fjaellman （フィエルマン ビルイェル）" w:date="2026-01-06T13:02:00Z" w16du:dateUtc="2026-01-06T04:02:00Z"/>
          <w:del w:id="1209" w:author="David Klan" w:date="2026-01-08T14:04:00Z" w16du:dateUtc="2026-01-08T05:04:00Z"/>
        </w:rPr>
        <w:pPrChange w:id="1210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211" w:author="Birger Fjaellman （フィエルマン ビルイェル）" w:date="2026-01-06T13:02:00Z" w16du:dateUtc="2026-01-06T04:02:00Z">
        <w:del w:id="1212" w:author="David Klan" w:date="2026-01-08T14:04:00Z" w16du:dateUtc="2026-01-08T05:04:00Z">
          <w:r w:rsidDel="00A531F8">
            <w:rPr>
              <w:rFonts w:hint="eastAsia"/>
            </w:rPr>
            <w:delText xml:space="preserve">Establish </w:delText>
          </w:r>
        </w:del>
      </w:ins>
      <w:ins w:id="1213" w:author="Birger Fjaellman （フィエルマン ビルイェル）" w:date="2026-01-06T13:09:00Z" w16du:dateUtc="2026-01-06T04:09:00Z">
        <w:del w:id="1214" w:author="David Klan" w:date="2026-01-08T14:04:00Z" w16du:dateUtc="2026-01-08T05:04:00Z">
          <w:r w:rsidR="00B467F4" w:rsidDel="00A531F8">
            <w:rPr>
              <w:rFonts w:hint="eastAsia"/>
            </w:rPr>
            <w:delText xml:space="preserve">System </w:delText>
          </w:r>
        </w:del>
      </w:ins>
      <w:ins w:id="1215" w:author="Birger Fjaellman （フィエルマン ビルイェル）" w:date="2026-01-06T13:02:00Z" w16du:dateUtc="2026-01-06T04:02:00Z">
        <w:del w:id="1216" w:author="David Klan" w:date="2026-01-08T14:04:00Z" w16du:dateUtc="2026-01-08T05:04:00Z">
          <w:r w:rsidDel="00A531F8">
            <w:rPr>
              <w:rFonts w:hint="eastAsia"/>
            </w:rPr>
            <w:delText>Health Metrics</w:delText>
          </w:r>
        </w:del>
      </w:ins>
    </w:p>
    <w:p w14:paraId="36CAA4C1" w14:textId="0D4C60DF" w:rsidR="00C431B3" w:rsidDel="00A531F8" w:rsidRDefault="00C431B3">
      <w:pPr>
        <w:widowControl/>
        <w:rPr>
          <w:ins w:id="1217" w:author="Birger Fjaellman （フィエルマン ビルイェル）" w:date="2026-01-06T13:03:00Z" w16du:dateUtc="2026-01-06T04:03:00Z"/>
          <w:del w:id="1218" w:author="David Klan" w:date="2026-01-08T14:04:00Z" w16du:dateUtc="2026-01-08T05:04:00Z"/>
        </w:rPr>
        <w:pPrChange w:id="1219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220" w:author="Birger Fjaellman （フィエルマン ビルイェル）" w:date="2026-01-06T13:02:00Z" w16du:dateUtc="2026-01-06T04:02:00Z">
        <w:del w:id="1221" w:author="David Klan" w:date="2026-01-08T14:04:00Z" w16du:dateUtc="2026-01-08T05:04:00Z">
          <w:r w:rsidDel="00A531F8">
            <w:rPr>
              <w:rFonts w:hint="eastAsia"/>
            </w:rPr>
            <w:delText>Define a healthy</w:delText>
          </w:r>
        </w:del>
      </w:ins>
      <w:ins w:id="1222" w:author="Birger Fjaellman （フィエルマン ビルイェル）" w:date="2026-01-06T13:03:00Z" w16du:dateUtc="2026-01-06T04:03:00Z">
        <w:del w:id="1223" w:author="David Klan" w:date="2026-01-08T14:04:00Z" w16du:dateUtc="2026-01-08T05:04:00Z">
          <w:r w:rsidDel="00A531F8">
            <w:rPr>
              <w:rFonts w:hint="eastAsia"/>
            </w:rPr>
            <w:delText xml:space="preserve"> system</w:delText>
          </w:r>
        </w:del>
      </w:ins>
    </w:p>
    <w:p w14:paraId="3FC13E7D" w14:textId="636EF1A1" w:rsidR="00C431B3" w:rsidDel="00A531F8" w:rsidRDefault="00C431B3">
      <w:pPr>
        <w:widowControl/>
        <w:rPr>
          <w:ins w:id="1224" w:author="Birger Fjaellman （フィエルマン ビルイェル）" w:date="2026-01-06T13:03:00Z" w16du:dateUtc="2026-01-06T04:03:00Z"/>
          <w:del w:id="1225" w:author="David Klan" w:date="2026-01-08T14:04:00Z" w16du:dateUtc="2026-01-08T05:04:00Z"/>
        </w:rPr>
        <w:pPrChange w:id="1226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227" w:author="Birger Fjaellman （フィエルマン ビルイェル）" w:date="2026-01-06T13:03:00Z" w16du:dateUtc="2026-01-06T04:03:00Z">
        <w:del w:id="1228" w:author="David Klan" w:date="2026-01-08T14:04:00Z" w16du:dateUtc="2026-01-08T05:04:00Z">
          <w:r w:rsidDel="00A531F8">
            <w:rPr>
              <w:rFonts w:hint="eastAsia"/>
            </w:rPr>
            <w:delText xml:space="preserve">Implement a </w:delText>
          </w:r>
          <w:r w:rsidR="00100973" w:rsidDel="00A531F8">
            <w:rPr>
              <w:rFonts w:hint="eastAsia"/>
            </w:rPr>
            <w:delText>check to confirm health (good or bad)</w:delText>
          </w:r>
        </w:del>
      </w:ins>
    </w:p>
    <w:p w14:paraId="0B930BE3" w14:textId="14A1C121" w:rsidR="00B467F4" w:rsidDel="00A531F8" w:rsidRDefault="00100973">
      <w:pPr>
        <w:widowControl/>
        <w:rPr>
          <w:ins w:id="1229" w:author="Birger Fjaellman （フィエルマン ビルイェル）" w:date="2026-01-06T13:09:00Z" w16du:dateUtc="2026-01-06T04:09:00Z"/>
          <w:del w:id="1230" w:author="David Klan" w:date="2026-01-08T14:04:00Z" w16du:dateUtc="2026-01-08T05:04:00Z"/>
        </w:rPr>
        <w:pPrChange w:id="1231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232" w:author="Birger Fjaellman （フィエルマン ビルイェル）" w:date="2026-01-06T13:03:00Z" w16du:dateUtc="2026-01-06T04:03:00Z">
        <w:del w:id="1233" w:author="David Klan" w:date="2026-01-08T14:04:00Z" w16du:dateUtc="2026-01-08T05:04:00Z">
          <w:r w:rsidDel="00A531F8">
            <w:rPr>
              <w:rFonts w:hint="eastAsia"/>
            </w:rPr>
            <w:delText xml:space="preserve">Measure predictive value of </w:delText>
          </w:r>
          <w:r w:rsidR="00BD5385" w:rsidDel="00A531F8">
            <w:rPr>
              <w:rFonts w:hint="eastAsia"/>
            </w:rPr>
            <w:delText>health check and actual sys</w:delText>
          </w:r>
        </w:del>
      </w:ins>
      <w:ins w:id="1234" w:author="Birger Fjaellman （フィエルマン ビルイェル）" w:date="2026-01-06T13:04:00Z" w16du:dateUtc="2026-01-06T04:04:00Z">
        <w:del w:id="1235" w:author="David Klan" w:date="2026-01-08T14:04:00Z" w16du:dateUtc="2026-01-08T05:04:00Z">
          <w:r w:rsidR="00BD5385" w:rsidDel="00A531F8">
            <w:rPr>
              <w:rFonts w:hint="eastAsia"/>
            </w:rPr>
            <w:delText>tem health</w:delText>
          </w:r>
        </w:del>
      </w:ins>
    </w:p>
    <w:p w14:paraId="1AAC4D86" w14:textId="5BEE5AB0" w:rsidR="00B467F4" w:rsidDel="00A531F8" w:rsidRDefault="00B467F4">
      <w:pPr>
        <w:widowControl/>
        <w:rPr>
          <w:ins w:id="1236" w:author="Birger Fjaellman （フィエルマン ビルイェル）" w:date="2026-01-06T13:02:00Z" w16du:dateUtc="2026-01-06T04:02:00Z"/>
          <w:del w:id="1237" w:author="David Klan" w:date="2026-01-08T14:04:00Z" w16du:dateUtc="2026-01-08T05:04:00Z"/>
        </w:rPr>
        <w:pPrChange w:id="1238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239" w:author="Birger Fjaellman （フィエルマン ビルイェル）" w:date="2026-01-06T13:09:00Z" w16du:dateUtc="2026-01-06T04:09:00Z">
        <w:del w:id="1240" w:author="David Klan" w:date="2026-01-08T14:04:00Z" w16du:dateUtc="2026-01-08T05:04:00Z">
          <w:r w:rsidDel="00A531F8">
            <w:rPr>
              <w:rFonts w:hint="eastAsia"/>
            </w:rPr>
            <w:delText xml:space="preserve">Create </w:delText>
          </w:r>
          <w:r w:rsidRPr="005C56D3" w:rsidDel="00A531F8">
            <w:delText>Method to compare environments</w:delText>
          </w:r>
          <w:r w:rsidDel="00A531F8">
            <w:rPr>
              <w:rFonts w:hint="eastAsia"/>
            </w:rPr>
            <w:delText xml:space="preserve"> programatically</w:delText>
          </w:r>
        </w:del>
      </w:ins>
    </w:p>
    <w:p w14:paraId="004D3111" w14:textId="1A6DE0D3" w:rsidR="00BD5385" w:rsidDel="00A531F8" w:rsidRDefault="00BD5385">
      <w:pPr>
        <w:widowControl/>
        <w:rPr>
          <w:ins w:id="1241" w:author="Birger Fjaellman （フィエルマン ビルイェル）" w:date="2026-01-06T13:04:00Z" w16du:dateUtc="2026-01-06T04:04:00Z"/>
          <w:del w:id="1242" w:author="David Klan" w:date="2026-01-08T14:04:00Z" w16du:dateUtc="2026-01-08T05:04:00Z"/>
        </w:rPr>
        <w:pPrChange w:id="1243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244" w:author="Birger Fjaellman （フィエルマン ビルイェル）" w:date="2026-01-06T13:04:00Z" w16du:dateUtc="2026-01-06T04:04:00Z">
        <w:del w:id="1245" w:author="David Klan" w:date="2026-01-08T14:04:00Z" w16du:dateUtc="2026-01-08T05:04:00Z">
          <w:r w:rsidDel="00A531F8">
            <w:rPr>
              <w:rFonts w:hint="eastAsia"/>
            </w:rPr>
            <w:delText>User Metrics</w:delText>
          </w:r>
        </w:del>
      </w:ins>
    </w:p>
    <w:p w14:paraId="597E84DF" w14:textId="1083012D" w:rsidR="00B923D2" w:rsidDel="00A531F8" w:rsidRDefault="00BD5385">
      <w:pPr>
        <w:widowControl/>
        <w:rPr>
          <w:ins w:id="1246" w:author="Birger Fjaellman （フィエルマン ビルイェル）" w:date="2026-01-06T13:05:00Z" w16du:dateUtc="2026-01-06T04:05:00Z"/>
          <w:del w:id="1247" w:author="David Klan" w:date="2026-01-08T14:04:00Z" w16du:dateUtc="2026-01-08T05:04:00Z"/>
        </w:rPr>
        <w:pPrChange w:id="1248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249" w:author="Birger Fjaellman （フィエルマン ビルイェル）" w:date="2026-01-06T13:04:00Z" w16du:dateUtc="2026-01-06T04:04:00Z">
        <w:del w:id="1250" w:author="David Klan" w:date="2026-01-08T14:04:00Z" w16du:dateUtc="2026-01-08T05:04:00Z">
          <w:r w:rsidDel="00A531F8">
            <w:rPr>
              <w:rFonts w:hint="eastAsia"/>
            </w:rPr>
            <w:delText xml:space="preserve">Better understanding of </w:delText>
          </w:r>
          <w:r w:rsidR="002C75BE" w:rsidDel="00A531F8">
            <w:rPr>
              <w:rFonts w:hint="eastAsia"/>
            </w:rPr>
            <w:delText xml:space="preserve">generic states (e.g. </w:delText>
          </w:r>
        </w:del>
      </w:ins>
      <w:ins w:id="1251" w:author="Birger Fjaellman （フィエルマン ビルイェル）" w:date="2026-01-05T14:21:00Z" w16du:dateUtc="2026-01-05T05:21:00Z">
        <w:del w:id="1252" w:author="David Klan" w:date="2026-01-08T14:04:00Z" w16du:dateUtc="2026-01-08T05:04:00Z">
          <w:r w:rsidR="00B923D2" w:rsidDel="00A531F8">
            <w:delText>“network issues”</w:delText>
          </w:r>
        </w:del>
      </w:ins>
      <w:ins w:id="1253" w:author="Birger Fjaellman （フィエルマン ビルイェル）" w:date="2026-01-06T13:04:00Z" w16du:dateUtc="2026-01-06T04:04:00Z">
        <w:del w:id="1254" w:author="David Klan" w:date="2026-01-08T14:04:00Z" w16du:dateUtc="2026-01-08T05:04:00Z">
          <w:r w:rsidR="002C75BE" w:rsidDel="00A531F8">
            <w:rPr>
              <w:rFonts w:hint="eastAsia"/>
            </w:rPr>
            <w:delText xml:space="preserve"> can mask </w:delText>
          </w:r>
        </w:del>
      </w:ins>
      <w:ins w:id="1255" w:author="Birger Fjaellman （フィエルマン ビルイェル）" w:date="2026-01-06T13:05:00Z" w16du:dateUtc="2026-01-06T04:05:00Z">
        <w:del w:id="1256" w:author="David Klan" w:date="2026-01-08T14:04:00Z" w16du:dateUtc="2026-01-08T05:04:00Z">
          <w:r w:rsidR="002C75BE" w:rsidDel="00A531F8">
            <w:rPr>
              <w:rFonts w:hint="eastAsia"/>
            </w:rPr>
            <w:delText>multiple issues</w:delText>
          </w:r>
        </w:del>
      </w:ins>
    </w:p>
    <w:p w14:paraId="79007107" w14:textId="119FE63B" w:rsidR="002C75BE" w:rsidDel="00A531F8" w:rsidRDefault="002C75BE">
      <w:pPr>
        <w:widowControl/>
        <w:rPr>
          <w:ins w:id="1257" w:author="Birger Fjaellman （フィエルマン ビルイェル）" w:date="2026-01-06T13:05:00Z" w16du:dateUtc="2026-01-06T04:05:00Z"/>
          <w:del w:id="1258" w:author="David Klan" w:date="2026-01-08T14:04:00Z" w16du:dateUtc="2026-01-08T05:04:00Z"/>
        </w:rPr>
        <w:pPrChange w:id="1259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260" w:author="Birger Fjaellman （フィエルマン ビルイェル）" w:date="2026-01-06T13:05:00Z" w16du:dateUtc="2026-01-06T04:05:00Z">
        <w:del w:id="1261" w:author="David Klan" w:date="2026-01-08T14:04:00Z" w16du:dateUtc="2026-01-08T05:04:00Z">
          <w:r w:rsidDel="00A531F8">
            <w:rPr>
              <w:rFonts w:hint="eastAsia"/>
            </w:rPr>
            <w:delText xml:space="preserve">How well do the </w:delText>
          </w:r>
          <w:r w:rsidDel="00A531F8">
            <w:delText>various</w:delText>
          </w:r>
          <w:r w:rsidDel="00A531F8">
            <w:rPr>
              <w:rFonts w:hint="eastAsia"/>
            </w:rPr>
            <w:delText xml:space="preserve"> channels resolve </w:delText>
          </w:r>
          <w:r w:rsidR="008D4D26" w:rsidDel="00A531F8">
            <w:rPr>
              <w:rFonts w:hint="eastAsia"/>
            </w:rPr>
            <w:delText xml:space="preserve">the various </w:delText>
          </w:r>
          <w:r w:rsidDel="00A531F8">
            <w:delText>issue</w:delText>
          </w:r>
          <w:r w:rsidR="008D4D26" w:rsidDel="00A531F8">
            <w:rPr>
              <w:rFonts w:hint="eastAsia"/>
            </w:rPr>
            <w:delText xml:space="preserve"> types</w:delText>
          </w:r>
        </w:del>
      </w:ins>
    </w:p>
    <w:p w14:paraId="033979B6" w14:textId="5655EC66" w:rsidR="00B923D2" w:rsidDel="00A531F8" w:rsidRDefault="00B923D2">
      <w:pPr>
        <w:widowControl/>
        <w:rPr>
          <w:ins w:id="1262" w:author="Birger Fjaellman （フィエルマン ビルイェル）" w:date="2026-01-06T13:05:00Z" w16du:dateUtc="2026-01-06T04:05:00Z"/>
          <w:del w:id="1263" w:author="David Klan" w:date="2026-01-08T14:04:00Z" w16du:dateUtc="2026-01-08T05:04:00Z"/>
        </w:rPr>
        <w:pPrChange w:id="1264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265" w:author="Birger Fjaellman （フィエルマン ビルイェル）" w:date="2026-01-05T14:21:00Z" w16du:dateUtc="2026-01-05T05:21:00Z">
        <w:del w:id="1266" w:author="David Klan" w:date="2026-01-08T14:04:00Z" w16du:dateUtc="2026-01-08T05:04:00Z">
          <w:r w:rsidDel="00A531F8">
            <w:delText>What can we tell about users and their by analyzing their interactions with IT support functions?</w:delText>
          </w:r>
        </w:del>
      </w:ins>
    </w:p>
    <w:p w14:paraId="201CDBE0" w14:textId="041D5548" w:rsidR="008D4D26" w:rsidDel="00A531F8" w:rsidRDefault="008D4D26">
      <w:pPr>
        <w:widowControl/>
        <w:rPr>
          <w:ins w:id="1267" w:author="Birger Fjaellman （フィエルマン ビルイェル）" w:date="2026-01-05T14:21:00Z" w16du:dateUtc="2026-01-05T05:21:00Z"/>
          <w:del w:id="1268" w:author="David Klan" w:date="2026-01-08T14:04:00Z" w16du:dateUtc="2026-01-08T05:04:00Z"/>
        </w:rPr>
        <w:pPrChange w:id="1269" w:author="David Klan" w:date="2026-01-08T14:04:00Z" w16du:dateUtc="2026-01-08T05:04:00Z">
          <w:pPr>
            <w:pStyle w:val="NormalWeb"/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270" w:author="Birger Fjaellman （フィエルマン ビルイェル）" w:date="2026-01-06T13:05:00Z" w16du:dateUtc="2026-01-06T04:05:00Z">
        <w:del w:id="1271" w:author="David Klan" w:date="2026-01-08T14:04:00Z" w16du:dateUtc="2026-01-08T05:04:00Z">
          <w:r w:rsidDel="00A531F8">
            <w:rPr>
              <w:rFonts w:hint="eastAsia"/>
            </w:rPr>
            <w:delText>How well the int</w:delText>
          </w:r>
        </w:del>
      </w:ins>
      <w:ins w:id="1272" w:author="Birger Fjaellman （フィエルマン ビルイェル）" w:date="2026-01-06T13:06:00Z" w16du:dateUtc="2026-01-06T04:06:00Z">
        <w:del w:id="1273" w:author="David Klan" w:date="2026-01-08T14:04:00Z" w16du:dateUtc="2026-01-08T05:04:00Z">
          <w:r w:rsidDel="00A531F8">
            <w:rPr>
              <w:rFonts w:hint="eastAsia"/>
            </w:rPr>
            <w:delText xml:space="preserve">eraction types </w:delText>
          </w:r>
          <w:r w:rsidR="00F30631" w:rsidDel="00A531F8">
            <w:rPr>
              <w:rFonts w:hint="eastAsia"/>
            </w:rPr>
            <w:delText xml:space="preserve">map actual user issue </w:delText>
          </w:r>
          <w:r w:rsidR="00F30631" w:rsidDel="00A531F8">
            <w:delText>with</w:delText>
          </w:r>
          <w:r w:rsidR="00F30631" w:rsidDel="00A531F8">
            <w:rPr>
              <w:rFonts w:hint="eastAsia"/>
            </w:rPr>
            <w:delText xml:space="preserve"> their attributes?</w:delText>
          </w:r>
        </w:del>
      </w:ins>
    </w:p>
    <w:p w14:paraId="69E40C75" w14:textId="04409CDB" w:rsidR="006B03B5" w:rsidDel="00A531F8" w:rsidRDefault="006B03B5">
      <w:pPr>
        <w:widowControl/>
        <w:rPr>
          <w:ins w:id="1274" w:author="Birger Fjaellman （フィエルマン ビルイェル）" w:date="2026-01-06T13:09:00Z" w16du:dateUtc="2026-01-06T04:09:00Z"/>
          <w:del w:id="1275" w:author="David Klan" w:date="2026-01-08T14:04:00Z" w16du:dateUtc="2026-01-08T05:04:00Z"/>
        </w:rPr>
        <w:pPrChange w:id="1276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277" w:author="Birger Fjaellman （フィエルマン ビルイェル）" w:date="2026-01-06T13:08:00Z" w16du:dateUtc="2026-01-06T04:08:00Z">
        <w:del w:id="1278" w:author="David Klan" w:date="2026-01-08T14:04:00Z" w16du:dateUtc="2026-01-08T05:04:00Z">
          <w:r w:rsidDel="00A531F8">
            <w:rPr>
              <w:rFonts w:hint="eastAsia"/>
            </w:rPr>
            <w:delText>Device met</w:delText>
          </w:r>
        </w:del>
      </w:ins>
      <w:ins w:id="1279" w:author="Birger Fjaellman （フィエルマン ビルイェル）" w:date="2026-01-06T13:09:00Z" w16du:dateUtc="2026-01-06T04:09:00Z">
        <w:del w:id="1280" w:author="David Klan" w:date="2026-01-08T14:04:00Z" w16du:dateUtc="2026-01-08T05:04:00Z">
          <w:r w:rsidDel="00A531F8">
            <w:rPr>
              <w:rFonts w:hint="eastAsia"/>
            </w:rPr>
            <w:delText>rics</w:delText>
          </w:r>
        </w:del>
      </w:ins>
    </w:p>
    <w:p w14:paraId="2B3FC368" w14:textId="2D679C11" w:rsidR="006B03B5" w:rsidDel="00A531F8" w:rsidRDefault="006B03B5">
      <w:pPr>
        <w:widowControl/>
        <w:rPr>
          <w:ins w:id="1281" w:author="Birger Fjaellman （フィエルマン ビルイェル）" w:date="2026-01-06T13:09:00Z" w16du:dateUtc="2026-01-06T04:09:00Z"/>
          <w:del w:id="1282" w:author="David Klan" w:date="2026-01-08T14:04:00Z" w16du:dateUtc="2026-01-08T05:04:00Z"/>
        </w:rPr>
        <w:pPrChange w:id="1283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284" w:author="Birger Fjaellman （フィエルマン ビルイェル）" w:date="2026-01-06T13:09:00Z" w16du:dateUtc="2026-01-06T04:09:00Z">
        <w:del w:id="1285" w:author="David Klan" w:date="2026-01-08T14:04:00Z" w16du:dateUtc="2026-01-08T05:04:00Z">
          <w:r w:rsidDel="00A531F8">
            <w:rPr>
              <w:rFonts w:hint="eastAsia"/>
            </w:rPr>
            <w:delText xml:space="preserve">What is possible using </w:delText>
          </w:r>
          <w:r w:rsidDel="00A531F8">
            <w:delText xml:space="preserve">handheld devices, </w:delText>
          </w:r>
          <w:r w:rsidR="00B467F4" w:rsidDel="00A531F8">
            <w:rPr>
              <w:rFonts w:hint="eastAsia"/>
            </w:rPr>
            <w:delText xml:space="preserve">BYOD </w:delText>
          </w:r>
          <w:r w:rsidDel="00A531F8">
            <w:delText xml:space="preserve"> handheld devices vs laptops</w:delText>
          </w:r>
        </w:del>
      </w:ins>
    </w:p>
    <w:p w14:paraId="3FF5210A" w14:textId="7A277060" w:rsidR="006B03B5" w:rsidDel="00A531F8" w:rsidRDefault="00B467F4">
      <w:pPr>
        <w:widowControl/>
        <w:rPr>
          <w:ins w:id="1286" w:author="Birger Fjaellman （フィエルマン ビルイェル）" w:date="2026-01-06T13:10:00Z" w16du:dateUtc="2026-01-06T04:10:00Z"/>
          <w:del w:id="1287" w:author="David Klan" w:date="2026-01-08T14:04:00Z" w16du:dateUtc="2026-01-08T05:04:00Z"/>
        </w:rPr>
        <w:pPrChange w:id="1288" w:author="David Klan" w:date="2026-01-08T14:04:00Z" w16du:dateUtc="2026-01-08T05:04:00Z">
          <w:pPr>
            <w:numPr>
              <w:ilvl w:val="1"/>
              <w:numId w:val="44"/>
            </w:numPr>
            <w:tabs>
              <w:tab w:val="num" w:pos="1440"/>
            </w:tabs>
            <w:ind w:left="1440" w:hanging="360"/>
          </w:pPr>
        </w:pPrChange>
      </w:pPr>
      <w:ins w:id="1289" w:author="Birger Fjaellman （フィエルマン ビルイェル）" w:date="2026-01-06T13:09:00Z" w16du:dateUtc="2026-01-06T04:09:00Z">
        <w:del w:id="1290" w:author="David Klan" w:date="2026-01-08T14:04:00Z" w16du:dateUtc="2026-01-08T05:04:00Z">
          <w:r w:rsidDel="00A531F8">
            <w:rPr>
              <w:rFonts w:hint="eastAsia"/>
            </w:rPr>
            <w:delText xml:space="preserve">What </w:delText>
          </w:r>
          <w:r w:rsidDel="00A531F8">
            <w:delText>application</w:delText>
          </w:r>
          <w:r w:rsidDel="00A531F8">
            <w:rPr>
              <w:rFonts w:hint="eastAsia"/>
            </w:rPr>
            <w:delText xml:space="preserve">s work using </w:delText>
          </w:r>
          <w:r w:rsidDel="00A531F8">
            <w:delText xml:space="preserve">handheld devices, </w:delText>
          </w:r>
          <w:r w:rsidDel="00A531F8">
            <w:rPr>
              <w:rFonts w:hint="eastAsia"/>
            </w:rPr>
            <w:delText xml:space="preserve">BYOD </w:delText>
          </w:r>
          <w:r w:rsidDel="00A531F8">
            <w:delText xml:space="preserve"> handheld devices vs laptops</w:delText>
          </w:r>
        </w:del>
      </w:ins>
    </w:p>
    <w:p w14:paraId="11575D44" w14:textId="1B04778E" w:rsidR="007E66A4" w:rsidDel="00A531F8" w:rsidRDefault="007E66A4">
      <w:pPr>
        <w:widowControl/>
        <w:rPr>
          <w:ins w:id="1291" w:author="Birger Fjaellman （フィエルマン ビルイェル）" w:date="2026-01-06T13:10:00Z" w16du:dateUtc="2026-01-06T04:10:00Z"/>
          <w:del w:id="1292" w:author="David Klan" w:date="2026-01-08T14:04:00Z" w16du:dateUtc="2026-01-08T05:04:00Z"/>
        </w:rPr>
        <w:pPrChange w:id="1293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294" w:author="Birger Fjaellman （フィエルマン ビルイェル）" w:date="2026-01-06T13:10:00Z" w16du:dateUtc="2026-01-06T04:10:00Z">
        <w:del w:id="1295" w:author="David Klan" w:date="2026-01-08T14:04:00Z" w16du:dateUtc="2026-01-08T05:04:00Z">
          <w:r w:rsidDel="00A531F8">
            <w:delText>M</w:delText>
          </w:r>
          <w:r w:rsidDel="00A531F8">
            <w:rPr>
              <w:rFonts w:hint="eastAsia"/>
            </w:rPr>
            <w:delText>ore aggressive use of cloud capabilities</w:delText>
          </w:r>
        </w:del>
      </w:ins>
    </w:p>
    <w:p w14:paraId="05E92457" w14:textId="4C989A66" w:rsidR="007E66A4" w:rsidRPr="005C56D3" w:rsidDel="00A531F8" w:rsidRDefault="007E66A4">
      <w:pPr>
        <w:widowControl/>
        <w:rPr>
          <w:ins w:id="1296" w:author="Birger Fjaellman （フィエルマン ビルイェル）" w:date="2026-01-06T13:10:00Z" w16du:dateUtc="2026-01-06T04:10:00Z"/>
          <w:del w:id="1297" w:author="David Klan" w:date="2026-01-08T14:04:00Z" w16du:dateUtc="2026-01-08T05:04:00Z"/>
        </w:rPr>
        <w:pPrChange w:id="1298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299" w:author="Birger Fjaellman （フィエルマン ビルイェル）" w:date="2026-01-06T13:10:00Z" w16du:dateUtc="2026-01-06T04:10:00Z">
        <w:del w:id="1300" w:author="David Klan" w:date="2026-01-08T14:04:00Z" w16du:dateUtc="2026-01-08T05:04:00Z">
          <w:r w:rsidRPr="005C56D3" w:rsidDel="00A531F8">
            <w:delText>Disposable lower environments - lower environments to be created on the fly (1 day target-&gt; 1 week initially)</w:delText>
          </w:r>
        </w:del>
      </w:ins>
    </w:p>
    <w:p w14:paraId="5C23E35D" w14:textId="555DE235" w:rsidR="007E66A4" w:rsidRPr="005C56D3" w:rsidDel="00A531F8" w:rsidRDefault="007E66A4">
      <w:pPr>
        <w:widowControl/>
        <w:rPr>
          <w:ins w:id="1301" w:author="Birger Fjaellman （フィエルマン ビルイェル）" w:date="2026-01-06T13:10:00Z" w16du:dateUtc="2026-01-06T04:10:00Z"/>
          <w:del w:id="1302" w:author="David Klan" w:date="2026-01-08T14:04:00Z" w16du:dateUtc="2026-01-08T05:04:00Z"/>
        </w:rPr>
        <w:pPrChange w:id="1303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304" w:author="Birger Fjaellman （フィエルマン ビルイェル）" w:date="2026-01-06T13:10:00Z" w16du:dateUtc="2026-01-06T04:10:00Z">
        <w:del w:id="1305" w:author="David Klan" w:date="2026-01-08T14:04:00Z" w16du:dateUtc="2026-01-08T05:04:00Z">
          <w:r w:rsidRPr="005C56D3" w:rsidDel="00A531F8">
            <w:delText>Standardization on N and N+1 fixed lower environments - fixed lower environments to be rebuilt regularly &amp; compared to production</w:delText>
          </w:r>
        </w:del>
      </w:ins>
    </w:p>
    <w:p w14:paraId="67D644BE" w14:textId="7073C9F0" w:rsidR="007E66A4" w:rsidRPr="005C56D3" w:rsidDel="00A531F8" w:rsidRDefault="007E66A4">
      <w:pPr>
        <w:widowControl/>
        <w:rPr>
          <w:ins w:id="1306" w:author="Birger Fjaellman （フィエルマン ビルイェル）" w:date="2026-01-06T13:10:00Z" w16du:dateUtc="2026-01-06T04:10:00Z"/>
          <w:del w:id="1307" w:author="David Klan" w:date="2026-01-08T14:04:00Z" w16du:dateUtc="2026-01-08T05:04:00Z"/>
        </w:rPr>
        <w:pPrChange w:id="1308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309" w:author="Birger Fjaellman （フィエルマン ビルイェル）" w:date="2026-01-06T13:10:00Z" w16du:dateUtc="2026-01-06T04:10:00Z">
        <w:del w:id="1310" w:author="David Klan" w:date="2026-01-08T14:04:00Z" w16du:dateUtc="2026-01-08T05:04:00Z">
          <w:r w:rsidRPr="005C56D3" w:rsidDel="00A531F8">
            <w:delText>Addition of DR in lower environments</w:delText>
          </w:r>
          <w:r w:rsidDel="00A531F8">
            <w:rPr>
              <w:rFonts w:hint="eastAsia"/>
            </w:rPr>
            <w:delText xml:space="preserve"> (i.e. N &amp; N+1)</w:delText>
          </w:r>
        </w:del>
      </w:ins>
    </w:p>
    <w:p w14:paraId="221824B0" w14:textId="79DE081D" w:rsidR="007E66A4" w:rsidRPr="005C56D3" w:rsidDel="00A531F8" w:rsidRDefault="007E66A4">
      <w:pPr>
        <w:widowControl/>
        <w:rPr>
          <w:ins w:id="1311" w:author="Birger Fjaellman （フィエルマン ビルイェル）" w:date="2026-01-06T13:10:00Z" w16du:dateUtc="2026-01-06T04:10:00Z"/>
          <w:del w:id="1312" w:author="David Klan" w:date="2026-01-08T14:04:00Z" w16du:dateUtc="2026-01-08T05:04:00Z"/>
        </w:rPr>
        <w:pPrChange w:id="1313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  <w:ins w:id="1314" w:author="Birger Fjaellman （フィエルマン ビルイェル）" w:date="2026-01-06T13:10:00Z" w16du:dateUtc="2026-01-06T04:10:00Z">
        <w:del w:id="1315" w:author="David Klan" w:date="2026-01-08T14:04:00Z" w16du:dateUtc="2026-01-08T05:04:00Z">
          <w:r w:rsidRPr="005C56D3" w:rsidDel="00A531F8">
            <w:delText>Containerized disposable environments - to reduce issues with licenses and other limits</w:delText>
          </w:r>
        </w:del>
      </w:ins>
    </w:p>
    <w:p w14:paraId="37FF9B28" w14:textId="55EA2A2F" w:rsidR="007E66A4" w:rsidDel="00A531F8" w:rsidRDefault="007E66A4">
      <w:pPr>
        <w:widowControl/>
        <w:rPr>
          <w:ins w:id="1316" w:author="Birger Fjaellman （フィエルマン ビルイェル）" w:date="2026-01-06T13:08:00Z" w16du:dateUtc="2026-01-06T04:08:00Z"/>
          <w:del w:id="1317" w:author="David Klan" w:date="2026-01-08T14:04:00Z" w16du:dateUtc="2026-01-08T05:04:00Z"/>
        </w:rPr>
        <w:pPrChange w:id="1318" w:author="David Klan" w:date="2026-01-08T14:04:00Z" w16du:dateUtc="2026-01-08T05:04:00Z">
          <w:pPr>
            <w:numPr>
              <w:numId w:val="44"/>
            </w:numPr>
            <w:tabs>
              <w:tab w:val="num" w:pos="720"/>
            </w:tabs>
            <w:ind w:left="720" w:hanging="360"/>
          </w:pPr>
        </w:pPrChange>
      </w:pPr>
    </w:p>
    <w:p w14:paraId="1A274673" w14:textId="77777777" w:rsidR="005C56D3" w:rsidRPr="005C56D3" w:rsidRDefault="005C56D3">
      <w:pPr>
        <w:rPr>
          <w:lang w:val="en-US"/>
        </w:rPr>
        <w:pPrChange w:id="1319" w:author="David Klan" w:date="2026-01-08T14:04:00Z" w16du:dateUtc="2026-01-08T05:04:00Z">
          <w:pPr>
            <w:pStyle w:val="ListParagraph"/>
            <w:numPr>
              <w:numId w:val="43"/>
            </w:numPr>
            <w:ind w:hanging="360"/>
          </w:pPr>
        </w:pPrChange>
      </w:pPr>
    </w:p>
    <w:sectPr w:rsidR="005C56D3" w:rsidRPr="005C56D3" w:rsidSect="00972B7F">
      <w:footerReference w:type="even" r:id="rId8"/>
      <w:footerReference w:type="default" r:id="rId9"/>
      <w:footerReference w:type="first" r:id="rId10"/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491" w14:textId="77777777" w:rsidR="003A11B3" w:rsidRDefault="003A11B3" w:rsidP="00CB6B50">
      <w:pPr>
        <w:spacing w:after="0" w:line="240" w:lineRule="auto"/>
      </w:pPr>
      <w:r>
        <w:separator/>
      </w:r>
    </w:p>
  </w:endnote>
  <w:endnote w:type="continuationSeparator" w:id="0">
    <w:p w14:paraId="466BC946" w14:textId="77777777" w:rsidR="003A11B3" w:rsidRDefault="003A11B3" w:rsidP="00CB6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74D5" w14:textId="56D18B6B" w:rsidR="00CB6B50" w:rsidRDefault="00CB6B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FDE72F2" wp14:editId="6D5DD1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4485"/>
              <wp:effectExtent l="0" t="0" r="9525" b="0"/>
              <wp:wrapNone/>
              <wp:docPr id="11547671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D62CA" w14:textId="5473CD27" w:rsidR="00CB6B50" w:rsidRPr="00CB6B50" w:rsidRDefault="00CB6B50" w:rsidP="00CB6B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B6B5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E72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5.25pt;height:25.5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" filled="f" stroked="f">
              <v:textbox style="mso-fit-shape-to-text:t" inset="0,0,0,15pt">
                <w:txbxContent>
                  <w:p w14:paraId="596D62CA" w14:textId="5473CD27" w:rsidR="00CB6B50" w:rsidRPr="00CB6B50" w:rsidRDefault="00CB6B50" w:rsidP="00CB6B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B6B5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E325B" w14:textId="1A7939C6" w:rsidR="00CB6B50" w:rsidRDefault="00CB6B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7AA1707" wp14:editId="3EA2EFE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4485"/>
              <wp:effectExtent l="0" t="0" r="9525" b="0"/>
              <wp:wrapNone/>
              <wp:docPr id="127583415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7D8BA" w14:textId="69624197" w:rsidR="00CB6B50" w:rsidRPr="00CB6B50" w:rsidRDefault="00CB6B50" w:rsidP="00CB6B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B6B5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AA170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5.25pt;height:25.5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" filled="f" stroked="f">
              <v:textbox style="mso-fit-shape-to-text:t" inset="0,0,0,15pt">
                <w:txbxContent>
                  <w:p w14:paraId="7197D8BA" w14:textId="69624197" w:rsidR="00CB6B50" w:rsidRPr="00CB6B50" w:rsidRDefault="00CB6B50" w:rsidP="00CB6B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B6B5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406B" w14:textId="5B3CEC75" w:rsidR="00CB6B50" w:rsidRDefault="00CB6B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48211D" wp14:editId="4712328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4485"/>
              <wp:effectExtent l="0" t="0" r="9525" b="0"/>
              <wp:wrapNone/>
              <wp:docPr id="78831407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DA2AD2" w14:textId="46A99D45" w:rsidR="00CB6B50" w:rsidRPr="00CB6B50" w:rsidRDefault="00CB6B50" w:rsidP="00CB6B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B6B5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821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5.2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" filled="f" stroked="f">
              <v:textbox style="mso-fit-shape-to-text:t" inset="0,0,0,15pt">
                <w:txbxContent>
                  <w:p w14:paraId="42DA2AD2" w14:textId="46A99D45" w:rsidR="00CB6B50" w:rsidRPr="00CB6B50" w:rsidRDefault="00CB6B50" w:rsidP="00CB6B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B6B5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3B5CE" w14:textId="77777777" w:rsidR="003A11B3" w:rsidRDefault="003A11B3" w:rsidP="00CB6B50">
      <w:pPr>
        <w:spacing w:after="0" w:line="240" w:lineRule="auto"/>
      </w:pPr>
      <w:r>
        <w:separator/>
      </w:r>
    </w:p>
  </w:footnote>
  <w:footnote w:type="continuationSeparator" w:id="0">
    <w:p w14:paraId="35583D59" w14:textId="77777777" w:rsidR="003A11B3" w:rsidRDefault="003A11B3" w:rsidP="00CB6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1038"/>
    <w:multiLevelType w:val="hybridMultilevel"/>
    <w:tmpl w:val="CDA0E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C609F"/>
    <w:multiLevelType w:val="hybridMultilevel"/>
    <w:tmpl w:val="065EA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76538"/>
    <w:multiLevelType w:val="hybridMultilevel"/>
    <w:tmpl w:val="104A3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14BD8"/>
    <w:multiLevelType w:val="hybridMultilevel"/>
    <w:tmpl w:val="9C367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60AA2"/>
    <w:multiLevelType w:val="hybridMultilevel"/>
    <w:tmpl w:val="1D883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D21F9B"/>
    <w:multiLevelType w:val="hybridMultilevel"/>
    <w:tmpl w:val="48F2D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96D62"/>
    <w:multiLevelType w:val="hybridMultilevel"/>
    <w:tmpl w:val="2E526DD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762FB"/>
    <w:multiLevelType w:val="hybridMultilevel"/>
    <w:tmpl w:val="8FFC3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503CE0"/>
    <w:multiLevelType w:val="hybridMultilevel"/>
    <w:tmpl w:val="72464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E1597"/>
    <w:multiLevelType w:val="hybridMultilevel"/>
    <w:tmpl w:val="F86285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0460C"/>
    <w:multiLevelType w:val="hybridMultilevel"/>
    <w:tmpl w:val="1B50297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645D30"/>
    <w:multiLevelType w:val="hybridMultilevel"/>
    <w:tmpl w:val="71903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490C40"/>
    <w:multiLevelType w:val="hybridMultilevel"/>
    <w:tmpl w:val="628AD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F05B7A"/>
    <w:multiLevelType w:val="hybridMultilevel"/>
    <w:tmpl w:val="55A07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6F05D5"/>
    <w:multiLevelType w:val="hybridMultilevel"/>
    <w:tmpl w:val="2C12FEB0"/>
    <w:lvl w:ilvl="0" w:tplc="54DE32A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44608"/>
    <w:multiLevelType w:val="hybridMultilevel"/>
    <w:tmpl w:val="AEE86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FF64D2"/>
    <w:multiLevelType w:val="hybridMultilevel"/>
    <w:tmpl w:val="423C5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544698"/>
    <w:multiLevelType w:val="hybridMultilevel"/>
    <w:tmpl w:val="0936A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976D0F"/>
    <w:multiLevelType w:val="hybridMultilevel"/>
    <w:tmpl w:val="51EAD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9A38BD"/>
    <w:multiLevelType w:val="hybridMultilevel"/>
    <w:tmpl w:val="DFF4598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4915D0"/>
    <w:multiLevelType w:val="hybridMultilevel"/>
    <w:tmpl w:val="202C9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7345B1"/>
    <w:multiLevelType w:val="multilevel"/>
    <w:tmpl w:val="A73E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8F031C"/>
    <w:multiLevelType w:val="hybridMultilevel"/>
    <w:tmpl w:val="6ADAC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6841D4"/>
    <w:multiLevelType w:val="hybridMultilevel"/>
    <w:tmpl w:val="25E8B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C436EF"/>
    <w:multiLevelType w:val="hybridMultilevel"/>
    <w:tmpl w:val="74D8E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B4014"/>
    <w:multiLevelType w:val="hybridMultilevel"/>
    <w:tmpl w:val="149E6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07C8B"/>
    <w:multiLevelType w:val="hybridMultilevel"/>
    <w:tmpl w:val="338E5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590891"/>
    <w:multiLevelType w:val="hybridMultilevel"/>
    <w:tmpl w:val="FFFC3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D30734"/>
    <w:multiLevelType w:val="hybridMultilevel"/>
    <w:tmpl w:val="0360ED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4280251"/>
    <w:multiLevelType w:val="hybridMultilevel"/>
    <w:tmpl w:val="0BECA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772718"/>
    <w:multiLevelType w:val="hybridMultilevel"/>
    <w:tmpl w:val="04360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EA41B0"/>
    <w:multiLevelType w:val="hybridMultilevel"/>
    <w:tmpl w:val="618EE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75336E"/>
    <w:multiLevelType w:val="hybridMultilevel"/>
    <w:tmpl w:val="A7169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CF0BBB"/>
    <w:multiLevelType w:val="hybridMultilevel"/>
    <w:tmpl w:val="72A8F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9A3418"/>
    <w:multiLevelType w:val="hybridMultilevel"/>
    <w:tmpl w:val="51827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4F0FEB"/>
    <w:multiLevelType w:val="hybridMultilevel"/>
    <w:tmpl w:val="E84896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C472CB"/>
    <w:multiLevelType w:val="hybridMultilevel"/>
    <w:tmpl w:val="5B0AF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9443A"/>
    <w:multiLevelType w:val="hybridMultilevel"/>
    <w:tmpl w:val="52B41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36AA6"/>
    <w:multiLevelType w:val="hybridMultilevel"/>
    <w:tmpl w:val="58B6B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562441"/>
    <w:multiLevelType w:val="hybridMultilevel"/>
    <w:tmpl w:val="944A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8712B0"/>
    <w:multiLevelType w:val="hybridMultilevel"/>
    <w:tmpl w:val="676E6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922DA3"/>
    <w:multiLevelType w:val="hybridMultilevel"/>
    <w:tmpl w:val="E202206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C832905"/>
    <w:multiLevelType w:val="hybridMultilevel"/>
    <w:tmpl w:val="C4964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D64758"/>
    <w:multiLevelType w:val="hybridMultilevel"/>
    <w:tmpl w:val="6C2C4C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460453"/>
    <w:multiLevelType w:val="hybridMultilevel"/>
    <w:tmpl w:val="2E086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1A0CF6"/>
    <w:multiLevelType w:val="hybridMultilevel"/>
    <w:tmpl w:val="C2188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F31143"/>
    <w:multiLevelType w:val="hybridMultilevel"/>
    <w:tmpl w:val="2D8CC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451756">
    <w:abstractNumId w:val="43"/>
  </w:num>
  <w:num w:numId="2" w16cid:durableId="613245689">
    <w:abstractNumId w:val="24"/>
  </w:num>
  <w:num w:numId="3" w16cid:durableId="1420711770">
    <w:abstractNumId w:val="40"/>
  </w:num>
  <w:num w:numId="4" w16cid:durableId="323512918">
    <w:abstractNumId w:val="18"/>
  </w:num>
  <w:num w:numId="5" w16cid:durableId="799374398">
    <w:abstractNumId w:val="17"/>
  </w:num>
  <w:num w:numId="6" w16cid:durableId="1766539834">
    <w:abstractNumId w:val="44"/>
  </w:num>
  <w:num w:numId="7" w16cid:durableId="1594362787">
    <w:abstractNumId w:val="23"/>
  </w:num>
  <w:num w:numId="8" w16cid:durableId="374234574">
    <w:abstractNumId w:val="0"/>
  </w:num>
  <w:num w:numId="9" w16cid:durableId="295649253">
    <w:abstractNumId w:val="41"/>
  </w:num>
  <w:num w:numId="10" w16cid:durableId="1775633150">
    <w:abstractNumId w:val="45"/>
  </w:num>
  <w:num w:numId="11" w16cid:durableId="287664052">
    <w:abstractNumId w:val="22"/>
  </w:num>
  <w:num w:numId="12" w16cid:durableId="898714157">
    <w:abstractNumId w:val="36"/>
  </w:num>
  <w:num w:numId="13" w16cid:durableId="736519329">
    <w:abstractNumId w:val="30"/>
  </w:num>
  <w:num w:numId="14" w16cid:durableId="967930577">
    <w:abstractNumId w:val="13"/>
  </w:num>
  <w:num w:numId="15" w16cid:durableId="1695614758">
    <w:abstractNumId w:val="46"/>
  </w:num>
  <w:num w:numId="16" w16cid:durableId="950430883">
    <w:abstractNumId w:val="1"/>
  </w:num>
  <w:num w:numId="17" w16cid:durableId="1168400943">
    <w:abstractNumId w:val="37"/>
  </w:num>
  <w:num w:numId="18" w16cid:durableId="397214161">
    <w:abstractNumId w:val="33"/>
  </w:num>
  <w:num w:numId="19" w16cid:durableId="1976062144">
    <w:abstractNumId w:val="12"/>
  </w:num>
  <w:num w:numId="20" w16cid:durableId="345134857">
    <w:abstractNumId w:val="26"/>
  </w:num>
  <w:num w:numId="21" w16cid:durableId="1738480650">
    <w:abstractNumId w:val="42"/>
  </w:num>
  <w:num w:numId="22" w16cid:durableId="60636568">
    <w:abstractNumId w:val="20"/>
  </w:num>
  <w:num w:numId="23" w16cid:durableId="1715616600">
    <w:abstractNumId w:val="39"/>
  </w:num>
  <w:num w:numId="24" w16cid:durableId="1578854689">
    <w:abstractNumId w:val="35"/>
  </w:num>
  <w:num w:numId="25" w16cid:durableId="1766345360">
    <w:abstractNumId w:val="14"/>
  </w:num>
  <w:num w:numId="26" w16cid:durableId="271672720">
    <w:abstractNumId w:val="9"/>
  </w:num>
  <w:num w:numId="27" w16cid:durableId="752432358">
    <w:abstractNumId w:val="2"/>
  </w:num>
  <w:num w:numId="28" w16cid:durableId="457064888">
    <w:abstractNumId w:val="38"/>
  </w:num>
  <w:num w:numId="29" w16cid:durableId="158427380">
    <w:abstractNumId w:val="11"/>
  </w:num>
  <w:num w:numId="30" w16cid:durableId="394358376">
    <w:abstractNumId w:val="31"/>
  </w:num>
  <w:num w:numId="31" w16cid:durableId="1066996293">
    <w:abstractNumId w:val="8"/>
  </w:num>
  <w:num w:numId="32" w16cid:durableId="1638533663">
    <w:abstractNumId w:val="7"/>
  </w:num>
  <w:num w:numId="33" w16cid:durableId="1874266670">
    <w:abstractNumId w:val="29"/>
  </w:num>
  <w:num w:numId="34" w16cid:durableId="1735278352">
    <w:abstractNumId w:val="4"/>
  </w:num>
  <w:num w:numId="35" w16cid:durableId="1989943671">
    <w:abstractNumId w:val="3"/>
  </w:num>
  <w:num w:numId="36" w16cid:durableId="1894923318">
    <w:abstractNumId w:val="16"/>
  </w:num>
  <w:num w:numId="37" w16cid:durableId="1860466456">
    <w:abstractNumId w:val="27"/>
  </w:num>
  <w:num w:numId="38" w16cid:durableId="1482190323">
    <w:abstractNumId w:val="32"/>
  </w:num>
  <w:num w:numId="39" w16cid:durableId="83689656">
    <w:abstractNumId w:val="28"/>
  </w:num>
  <w:num w:numId="40" w16cid:durableId="668604932">
    <w:abstractNumId w:val="34"/>
  </w:num>
  <w:num w:numId="41" w16cid:durableId="1758595756">
    <w:abstractNumId w:val="10"/>
  </w:num>
  <w:num w:numId="42" w16cid:durableId="2055543206">
    <w:abstractNumId w:val="19"/>
  </w:num>
  <w:num w:numId="43" w16cid:durableId="463735895">
    <w:abstractNumId w:val="6"/>
  </w:num>
  <w:num w:numId="44" w16cid:durableId="3637976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08007316">
    <w:abstractNumId w:val="15"/>
  </w:num>
  <w:num w:numId="46" w16cid:durableId="1014460543">
    <w:abstractNumId w:val="5"/>
  </w:num>
  <w:num w:numId="47" w16cid:durableId="1397783077">
    <w:abstractNumId w:val="25"/>
  </w:num>
  <w:numIdMacAtCleanup w:val="4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Klan">
    <w15:presenceInfo w15:providerId="AD" w15:userId="S::kladavi@MFCGD.COM::8b44df3f-571b-40d4-8c11-6c7d37f35e93"/>
  </w15:person>
  <w15:person w15:author="Birger Fjaellman （フィエルマン ビルイェル）">
    <w15:presenceInfo w15:providerId="AD" w15:userId="S::fjaelbi@MFCGD.COM::f3178e31-dbcd-452a-ad6c-4a8fd0fe6d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4A"/>
    <w:rsid w:val="00000AC5"/>
    <w:rsid w:val="0000729D"/>
    <w:rsid w:val="00011D79"/>
    <w:rsid w:val="000139B3"/>
    <w:rsid w:val="000140C7"/>
    <w:rsid w:val="000228A6"/>
    <w:rsid w:val="00022A06"/>
    <w:rsid w:val="00033344"/>
    <w:rsid w:val="000379F2"/>
    <w:rsid w:val="00046D08"/>
    <w:rsid w:val="00055B5C"/>
    <w:rsid w:val="00056670"/>
    <w:rsid w:val="000714DD"/>
    <w:rsid w:val="00075415"/>
    <w:rsid w:val="00075839"/>
    <w:rsid w:val="000769B4"/>
    <w:rsid w:val="00077508"/>
    <w:rsid w:val="00077F99"/>
    <w:rsid w:val="00083DFE"/>
    <w:rsid w:val="00091DA0"/>
    <w:rsid w:val="000936A7"/>
    <w:rsid w:val="000941B4"/>
    <w:rsid w:val="00094B36"/>
    <w:rsid w:val="000964FE"/>
    <w:rsid w:val="000A1A50"/>
    <w:rsid w:val="000A1FA8"/>
    <w:rsid w:val="000A7693"/>
    <w:rsid w:val="000C4028"/>
    <w:rsid w:val="000C6A6B"/>
    <w:rsid w:val="000D4EEE"/>
    <w:rsid w:val="000E72F0"/>
    <w:rsid w:val="000E761F"/>
    <w:rsid w:val="000F1DB3"/>
    <w:rsid w:val="000F6610"/>
    <w:rsid w:val="00100973"/>
    <w:rsid w:val="00101245"/>
    <w:rsid w:val="0011074C"/>
    <w:rsid w:val="00114D0C"/>
    <w:rsid w:val="0011680E"/>
    <w:rsid w:val="0011681B"/>
    <w:rsid w:val="00121881"/>
    <w:rsid w:val="00122A25"/>
    <w:rsid w:val="00135B91"/>
    <w:rsid w:val="00141C43"/>
    <w:rsid w:val="00142150"/>
    <w:rsid w:val="00147923"/>
    <w:rsid w:val="00151BF3"/>
    <w:rsid w:val="0015611A"/>
    <w:rsid w:val="0015766E"/>
    <w:rsid w:val="00162C74"/>
    <w:rsid w:val="0016468F"/>
    <w:rsid w:val="00164C69"/>
    <w:rsid w:val="0016649F"/>
    <w:rsid w:val="0017645F"/>
    <w:rsid w:val="001771E9"/>
    <w:rsid w:val="00180D67"/>
    <w:rsid w:val="0019043B"/>
    <w:rsid w:val="00190974"/>
    <w:rsid w:val="001938F3"/>
    <w:rsid w:val="001A0233"/>
    <w:rsid w:val="001A2F9F"/>
    <w:rsid w:val="001A4A3A"/>
    <w:rsid w:val="001A5AD8"/>
    <w:rsid w:val="001A6859"/>
    <w:rsid w:val="001B2720"/>
    <w:rsid w:val="001B5597"/>
    <w:rsid w:val="001B7B4E"/>
    <w:rsid w:val="001C1905"/>
    <w:rsid w:val="001D0689"/>
    <w:rsid w:val="001D0BA3"/>
    <w:rsid w:val="001D2680"/>
    <w:rsid w:val="001D2B0A"/>
    <w:rsid w:val="001D43F5"/>
    <w:rsid w:val="001D7DCD"/>
    <w:rsid w:val="001E1717"/>
    <w:rsid w:val="001E47AD"/>
    <w:rsid w:val="001F4F3B"/>
    <w:rsid w:val="00201B18"/>
    <w:rsid w:val="0020267E"/>
    <w:rsid w:val="0020400F"/>
    <w:rsid w:val="00204D1F"/>
    <w:rsid w:val="00205137"/>
    <w:rsid w:val="00211210"/>
    <w:rsid w:val="00211A35"/>
    <w:rsid w:val="00212BB0"/>
    <w:rsid w:val="002156DE"/>
    <w:rsid w:val="00216FC3"/>
    <w:rsid w:val="00220471"/>
    <w:rsid w:val="00224E23"/>
    <w:rsid w:val="00231BF8"/>
    <w:rsid w:val="002324D3"/>
    <w:rsid w:val="002346C3"/>
    <w:rsid w:val="00240CA9"/>
    <w:rsid w:val="00241433"/>
    <w:rsid w:val="002459B7"/>
    <w:rsid w:val="002512DD"/>
    <w:rsid w:val="00254556"/>
    <w:rsid w:val="0025774F"/>
    <w:rsid w:val="00262653"/>
    <w:rsid w:val="00273009"/>
    <w:rsid w:val="00275B57"/>
    <w:rsid w:val="00276989"/>
    <w:rsid w:val="00277645"/>
    <w:rsid w:val="00282426"/>
    <w:rsid w:val="00284CC2"/>
    <w:rsid w:val="00294669"/>
    <w:rsid w:val="002A0A7D"/>
    <w:rsid w:val="002A2705"/>
    <w:rsid w:val="002A42A0"/>
    <w:rsid w:val="002B221C"/>
    <w:rsid w:val="002B3E51"/>
    <w:rsid w:val="002C209A"/>
    <w:rsid w:val="002C304A"/>
    <w:rsid w:val="002C6DB8"/>
    <w:rsid w:val="002C7470"/>
    <w:rsid w:val="002C75BE"/>
    <w:rsid w:val="002D07A8"/>
    <w:rsid w:val="002D2751"/>
    <w:rsid w:val="002D3DE8"/>
    <w:rsid w:val="002E07EE"/>
    <w:rsid w:val="002F39AD"/>
    <w:rsid w:val="002F5E6C"/>
    <w:rsid w:val="00304F7E"/>
    <w:rsid w:val="00325CCB"/>
    <w:rsid w:val="00327AEE"/>
    <w:rsid w:val="003324F0"/>
    <w:rsid w:val="00332AD7"/>
    <w:rsid w:val="00336B9C"/>
    <w:rsid w:val="0033724A"/>
    <w:rsid w:val="0034531D"/>
    <w:rsid w:val="00351901"/>
    <w:rsid w:val="00352540"/>
    <w:rsid w:val="00353CB8"/>
    <w:rsid w:val="00354F12"/>
    <w:rsid w:val="003641C7"/>
    <w:rsid w:val="00371856"/>
    <w:rsid w:val="00376D96"/>
    <w:rsid w:val="003822EA"/>
    <w:rsid w:val="00384B17"/>
    <w:rsid w:val="0038780B"/>
    <w:rsid w:val="00387A89"/>
    <w:rsid w:val="00395E3B"/>
    <w:rsid w:val="003A11B3"/>
    <w:rsid w:val="003A24B2"/>
    <w:rsid w:val="003A2793"/>
    <w:rsid w:val="003A40AD"/>
    <w:rsid w:val="003A5637"/>
    <w:rsid w:val="003B14DF"/>
    <w:rsid w:val="003B72B4"/>
    <w:rsid w:val="003C7C8B"/>
    <w:rsid w:val="003C7D40"/>
    <w:rsid w:val="003D0383"/>
    <w:rsid w:val="003D0D8B"/>
    <w:rsid w:val="003D6461"/>
    <w:rsid w:val="003D66E0"/>
    <w:rsid w:val="003D688D"/>
    <w:rsid w:val="003E2540"/>
    <w:rsid w:val="003E2CA3"/>
    <w:rsid w:val="003E4EEC"/>
    <w:rsid w:val="003E76A9"/>
    <w:rsid w:val="0040241B"/>
    <w:rsid w:val="00403C33"/>
    <w:rsid w:val="004062F2"/>
    <w:rsid w:val="00415404"/>
    <w:rsid w:val="00417460"/>
    <w:rsid w:val="00417DFD"/>
    <w:rsid w:val="00423287"/>
    <w:rsid w:val="00423C29"/>
    <w:rsid w:val="004241E4"/>
    <w:rsid w:val="00424830"/>
    <w:rsid w:val="00435326"/>
    <w:rsid w:val="00435D6D"/>
    <w:rsid w:val="00435ED7"/>
    <w:rsid w:val="00445D85"/>
    <w:rsid w:val="0045147E"/>
    <w:rsid w:val="00455885"/>
    <w:rsid w:val="00457D1D"/>
    <w:rsid w:val="0046335C"/>
    <w:rsid w:val="004717AF"/>
    <w:rsid w:val="004746A6"/>
    <w:rsid w:val="00474A36"/>
    <w:rsid w:val="004750A2"/>
    <w:rsid w:val="004818BF"/>
    <w:rsid w:val="004842AB"/>
    <w:rsid w:val="0048796C"/>
    <w:rsid w:val="00487A0D"/>
    <w:rsid w:val="00494163"/>
    <w:rsid w:val="004A0C45"/>
    <w:rsid w:val="004A1BF0"/>
    <w:rsid w:val="004A28B8"/>
    <w:rsid w:val="004A2BA7"/>
    <w:rsid w:val="004B1EF1"/>
    <w:rsid w:val="004B6BD4"/>
    <w:rsid w:val="004C48DE"/>
    <w:rsid w:val="004D4F16"/>
    <w:rsid w:val="004D7333"/>
    <w:rsid w:val="004E5C48"/>
    <w:rsid w:val="004F0662"/>
    <w:rsid w:val="004F095C"/>
    <w:rsid w:val="004F1AF5"/>
    <w:rsid w:val="004F360F"/>
    <w:rsid w:val="005029DC"/>
    <w:rsid w:val="00511F67"/>
    <w:rsid w:val="00530312"/>
    <w:rsid w:val="00532664"/>
    <w:rsid w:val="00532AA6"/>
    <w:rsid w:val="005368A2"/>
    <w:rsid w:val="0053699B"/>
    <w:rsid w:val="0054409D"/>
    <w:rsid w:val="0055181A"/>
    <w:rsid w:val="00551E72"/>
    <w:rsid w:val="005637AB"/>
    <w:rsid w:val="005642E5"/>
    <w:rsid w:val="00566B64"/>
    <w:rsid w:val="00574361"/>
    <w:rsid w:val="00577791"/>
    <w:rsid w:val="00584702"/>
    <w:rsid w:val="00584A53"/>
    <w:rsid w:val="005864BD"/>
    <w:rsid w:val="005A2FE7"/>
    <w:rsid w:val="005A48EC"/>
    <w:rsid w:val="005A5A2E"/>
    <w:rsid w:val="005A6718"/>
    <w:rsid w:val="005B2F7D"/>
    <w:rsid w:val="005C22F8"/>
    <w:rsid w:val="005C56D3"/>
    <w:rsid w:val="005C6CBC"/>
    <w:rsid w:val="005C76E7"/>
    <w:rsid w:val="005D26C2"/>
    <w:rsid w:val="005E1B96"/>
    <w:rsid w:val="005F0442"/>
    <w:rsid w:val="005F1E73"/>
    <w:rsid w:val="005F248A"/>
    <w:rsid w:val="00605053"/>
    <w:rsid w:val="006112BE"/>
    <w:rsid w:val="0061482C"/>
    <w:rsid w:val="006225C3"/>
    <w:rsid w:val="006230CE"/>
    <w:rsid w:val="00625824"/>
    <w:rsid w:val="00633C05"/>
    <w:rsid w:val="00633D07"/>
    <w:rsid w:val="00637D3B"/>
    <w:rsid w:val="00646493"/>
    <w:rsid w:val="00651962"/>
    <w:rsid w:val="00655FB4"/>
    <w:rsid w:val="006618D7"/>
    <w:rsid w:val="00662AED"/>
    <w:rsid w:val="0066312F"/>
    <w:rsid w:val="006679A6"/>
    <w:rsid w:val="00667E40"/>
    <w:rsid w:val="00681CA2"/>
    <w:rsid w:val="0068306D"/>
    <w:rsid w:val="006840D7"/>
    <w:rsid w:val="006848B4"/>
    <w:rsid w:val="00684975"/>
    <w:rsid w:val="00686EE5"/>
    <w:rsid w:val="00695A37"/>
    <w:rsid w:val="00696394"/>
    <w:rsid w:val="006A0D3D"/>
    <w:rsid w:val="006A2BED"/>
    <w:rsid w:val="006A7760"/>
    <w:rsid w:val="006A7E18"/>
    <w:rsid w:val="006B03B5"/>
    <w:rsid w:val="006B2408"/>
    <w:rsid w:val="006B6593"/>
    <w:rsid w:val="006C2B4A"/>
    <w:rsid w:val="006C4E3A"/>
    <w:rsid w:val="006D0E0E"/>
    <w:rsid w:val="006D2B59"/>
    <w:rsid w:val="006D6A87"/>
    <w:rsid w:val="006E0435"/>
    <w:rsid w:val="006F38D2"/>
    <w:rsid w:val="00700B51"/>
    <w:rsid w:val="0070504D"/>
    <w:rsid w:val="00706E15"/>
    <w:rsid w:val="00707AC9"/>
    <w:rsid w:val="00713338"/>
    <w:rsid w:val="00725F45"/>
    <w:rsid w:val="00727179"/>
    <w:rsid w:val="007271B1"/>
    <w:rsid w:val="00730332"/>
    <w:rsid w:val="00730531"/>
    <w:rsid w:val="00733289"/>
    <w:rsid w:val="007350AE"/>
    <w:rsid w:val="007371ED"/>
    <w:rsid w:val="007401CF"/>
    <w:rsid w:val="00740E7A"/>
    <w:rsid w:val="00747EED"/>
    <w:rsid w:val="00752913"/>
    <w:rsid w:val="00753775"/>
    <w:rsid w:val="00761924"/>
    <w:rsid w:val="00762CF8"/>
    <w:rsid w:val="007639FB"/>
    <w:rsid w:val="00770C4D"/>
    <w:rsid w:val="007727F1"/>
    <w:rsid w:val="00780703"/>
    <w:rsid w:val="00781C5B"/>
    <w:rsid w:val="00786446"/>
    <w:rsid w:val="00787D10"/>
    <w:rsid w:val="0079389A"/>
    <w:rsid w:val="007A2993"/>
    <w:rsid w:val="007B3A40"/>
    <w:rsid w:val="007B7996"/>
    <w:rsid w:val="007C15BD"/>
    <w:rsid w:val="007D0653"/>
    <w:rsid w:val="007D1898"/>
    <w:rsid w:val="007D66FC"/>
    <w:rsid w:val="007E0005"/>
    <w:rsid w:val="007E3443"/>
    <w:rsid w:val="007E66A4"/>
    <w:rsid w:val="007E71AD"/>
    <w:rsid w:val="007F0CCD"/>
    <w:rsid w:val="00806436"/>
    <w:rsid w:val="00806F52"/>
    <w:rsid w:val="00807D8C"/>
    <w:rsid w:val="00822812"/>
    <w:rsid w:val="00823817"/>
    <w:rsid w:val="00823CDC"/>
    <w:rsid w:val="00823E69"/>
    <w:rsid w:val="008277C5"/>
    <w:rsid w:val="00834B45"/>
    <w:rsid w:val="008412F6"/>
    <w:rsid w:val="00847770"/>
    <w:rsid w:val="00862ACC"/>
    <w:rsid w:val="008633DA"/>
    <w:rsid w:val="00863749"/>
    <w:rsid w:val="008649BB"/>
    <w:rsid w:val="00867EE2"/>
    <w:rsid w:val="00881EE2"/>
    <w:rsid w:val="008854F3"/>
    <w:rsid w:val="00890676"/>
    <w:rsid w:val="00893DDB"/>
    <w:rsid w:val="0089513F"/>
    <w:rsid w:val="008A2505"/>
    <w:rsid w:val="008B1436"/>
    <w:rsid w:val="008B377B"/>
    <w:rsid w:val="008C4548"/>
    <w:rsid w:val="008D1CF5"/>
    <w:rsid w:val="008D4D26"/>
    <w:rsid w:val="008D6BCC"/>
    <w:rsid w:val="008E0AA2"/>
    <w:rsid w:val="008E53E4"/>
    <w:rsid w:val="008E7902"/>
    <w:rsid w:val="00903009"/>
    <w:rsid w:val="00904B56"/>
    <w:rsid w:val="00907199"/>
    <w:rsid w:val="00913260"/>
    <w:rsid w:val="009138D1"/>
    <w:rsid w:val="00920819"/>
    <w:rsid w:val="0092542C"/>
    <w:rsid w:val="00926848"/>
    <w:rsid w:val="00927696"/>
    <w:rsid w:val="009279A1"/>
    <w:rsid w:val="00932BA5"/>
    <w:rsid w:val="00934BAC"/>
    <w:rsid w:val="00941523"/>
    <w:rsid w:val="009418A0"/>
    <w:rsid w:val="00951C7B"/>
    <w:rsid w:val="00955D72"/>
    <w:rsid w:val="00964BD4"/>
    <w:rsid w:val="00967CAA"/>
    <w:rsid w:val="00972B7F"/>
    <w:rsid w:val="0097310C"/>
    <w:rsid w:val="009753C9"/>
    <w:rsid w:val="00977A3C"/>
    <w:rsid w:val="00987525"/>
    <w:rsid w:val="0099290F"/>
    <w:rsid w:val="00993100"/>
    <w:rsid w:val="00994B5B"/>
    <w:rsid w:val="0099512F"/>
    <w:rsid w:val="009958FC"/>
    <w:rsid w:val="00997CC6"/>
    <w:rsid w:val="00997E10"/>
    <w:rsid w:val="009A43D5"/>
    <w:rsid w:val="009B0F52"/>
    <w:rsid w:val="009C225E"/>
    <w:rsid w:val="009C36C7"/>
    <w:rsid w:val="009D08CC"/>
    <w:rsid w:val="009D423C"/>
    <w:rsid w:val="009D7F48"/>
    <w:rsid w:val="009E29D4"/>
    <w:rsid w:val="009E3E7F"/>
    <w:rsid w:val="009F3F41"/>
    <w:rsid w:val="009F4AE5"/>
    <w:rsid w:val="009F5DFB"/>
    <w:rsid w:val="009F6A85"/>
    <w:rsid w:val="00A02690"/>
    <w:rsid w:val="00A07629"/>
    <w:rsid w:val="00A07946"/>
    <w:rsid w:val="00A12A84"/>
    <w:rsid w:val="00A14542"/>
    <w:rsid w:val="00A14E43"/>
    <w:rsid w:val="00A151C0"/>
    <w:rsid w:val="00A23BE0"/>
    <w:rsid w:val="00A255B5"/>
    <w:rsid w:val="00A311AE"/>
    <w:rsid w:val="00A34970"/>
    <w:rsid w:val="00A454F6"/>
    <w:rsid w:val="00A45975"/>
    <w:rsid w:val="00A45E83"/>
    <w:rsid w:val="00A50C78"/>
    <w:rsid w:val="00A531F8"/>
    <w:rsid w:val="00A816C1"/>
    <w:rsid w:val="00A8446A"/>
    <w:rsid w:val="00A85C37"/>
    <w:rsid w:val="00A952AE"/>
    <w:rsid w:val="00AA52B9"/>
    <w:rsid w:val="00AA7061"/>
    <w:rsid w:val="00AC2D45"/>
    <w:rsid w:val="00AC2F67"/>
    <w:rsid w:val="00AC3BB7"/>
    <w:rsid w:val="00AD00BF"/>
    <w:rsid w:val="00AD0672"/>
    <w:rsid w:val="00AD12C2"/>
    <w:rsid w:val="00AD5EF0"/>
    <w:rsid w:val="00AD77B1"/>
    <w:rsid w:val="00AE2FFA"/>
    <w:rsid w:val="00AE45B2"/>
    <w:rsid w:val="00AF00A4"/>
    <w:rsid w:val="00AF5B45"/>
    <w:rsid w:val="00AF6811"/>
    <w:rsid w:val="00AF6A81"/>
    <w:rsid w:val="00B15B5A"/>
    <w:rsid w:val="00B17BE2"/>
    <w:rsid w:val="00B20ABF"/>
    <w:rsid w:val="00B27813"/>
    <w:rsid w:val="00B27A71"/>
    <w:rsid w:val="00B3532A"/>
    <w:rsid w:val="00B42C97"/>
    <w:rsid w:val="00B467F4"/>
    <w:rsid w:val="00B51B3B"/>
    <w:rsid w:val="00B5310D"/>
    <w:rsid w:val="00B56150"/>
    <w:rsid w:val="00B60971"/>
    <w:rsid w:val="00B63852"/>
    <w:rsid w:val="00B638F9"/>
    <w:rsid w:val="00B74CE8"/>
    <w:rsid w:val="00B75EDF"/>
    <w:rsid w:val="00B87A49"/>
    <w:rsid w:val="00B90350"/>
    <w:rsid w:val="00B923D2"/>
    <w:rsid w:val="00B947E8"/>
    <w:rsid w:val="00B9520F"/>
    <w:rsid w:val="00BC096F"/>
    <w:rsid w:val="00BC6252"/>
    <w:rsid w:val="00BC6F4A"/>
    <w:rsid w:val="00BD45D7"/>
    <w:rsid w:val="00BD5385"/>
    <w:rsid w:val="00BD5BC0"/>
    <w:rsid w:val="00BE3B8D"/>
    <w:rsid w:val="00BF164D"/>
    <w:rsid w:val="00BF2565"/>
    <w:rsid w:val="00BF2A0C"/>
    <w:rsid w:val="00BF5345"/>
    <w:rsid w:val="00C10C8A"/>
    <w:rsid w:val="00C17C78"/>
    <w:rsid w:val="00C23B5B"/>
    <w:rsid w:val="00C25B9A"/>
    <w:rsid w:val="00C27385"/>
    <w:rsid w:val="00C36C90"/>
    <w:rsid w:val="00C431B3"/>
    <w:rsid w:val="00C43259"/>
    <w:rsid w:val="00C44179"/>
    <w:rsid w:val="00C446C1"/>
    <w:rsid w:val="00C44F02"/>
    <w:rsid w:val="00C475B6"/>
    <w:rsid w:val="00C51D07"/>
    <w:rsid w:val="00C55F1F"/>
    <w:rsid w:val="00C63932"/>
    <w:rsid w:val="00C67470"/>
    <w:rsid w:val="00C72193"/>
    <w:rsid w:val="00C8756E"/>
    <w:rsid w:val="00C94455"/>
    <w:rsid w:val="00C9450E"/>
    <w:rsid w:val="00C970EC"/>
    <w:rsid w:val="00CA0F56"/>
    <w:rsid w:val="00CA1075"/>
    <w:rsid w:val="00CB6B50"/>
    <w:rsid w:val="00CC4FD9"/>
    <w:rsid w:val="00CC689A"/>
    <w:rsid w:val="00CD2E4F"/>
    <w:rsid w:val="00CD5CF1"/>
    <w:rsid w:val="00CE42AB"/>
    <w:rsid w:val="00CE4DBE"/>
    <w:rsid w:val="00CE5421"/>
    <w:rsid w:val="00CF00E0"/>
    <w:rsid w:val="00CF0B6A"/>
    <w:rsid w:val="00CF0CDF"/>
    <w:rsid w:val="00CF30AE"/>
    <w:rsid w:val="00D0175B"/>
    <w:rsid w:val="00D024CB"/>
    <w:rsid w:val="00D02894"/>
    <w:rsid w:val="00D060E6"/>
    <w:rsid w:val="00D136CD"/>
    <w:rsid w:val="00D14CE4"/>
    <w:rsid w:val="00D15650"/>
    <w:rsid w:val="00D224C3"/>
    <w:rsid w:val="00D23B4C"/>
    <w:rsid w:val="00D24560"/>
    <w:rsid w:val="00D27AD5"/>
    <w:rsid w:val="00D3190F"/>
    <w:rsid w:val="00D337AB"/>
    <w:rsid w:val="00D366A5"/>
    <w:rsid w:val="00D46A48"/>
    <w:rsid w:val="00D46F70"/>
    <w:rsid w:val="00D51B74"/>
    <w:rsid w:val="00D53313"/>
    <w:rsid w:val="00D5427C"/>
    <w:rsid w:val="00D54A8D"/>
    <w:rsid w:val="00D54F05"/>
    <w:rsid w:val="00D61B7D"/>
    <w:rsid w:val="00D6286C"/>
    <w:rsid w:val="00D669CE"/>
    <w:rsid w:val="00D66FF6"/>
    <w:rsid w:val="00D6722E"/>
    <w:rsid w:val="00D67E5C"/>
    <w:rsid w:val="00D70DB3"/>
    <w:rsid w:val="00D76BC1"/>
    <w:rsid w:val="00D80B6D"/>
    <w:rsid w:val="00D8196C"/>
    <w:rsid w:val="00D82B15"/>
    <w:rsid w:val="00D82D94"/>
    <w:rsid w:val="00D82F24"/>
    <w:rsid w:val="00D86432"/>
    <w:rsid w:val="00D86B2B"/>
    <w:rsid w:val="00D86E42"/>
    <w:rsid w:val="00D87234"/>
    <w:rsid w:val="00D8777E"/>
    <w:rsid w:val="00D921CE"/>
    <w:rsid w:val="00D92C8A"/>
    <w:rsid w:val="00D967CB"/>
    <w:rsid w:val="00DA26FD"/>
    <w:rsid w:val="00DA7A9C"/>
    <w:rsid w:val="00DB12DA"/>
    <w:rsid w:val="00DB4B1D"/>
    <w:rsid w:val="00DB6451"/>
    <w:rsid w:val="00DC24A9"/>
    <w:rsid w:val="00DC5765"/>
    <w:rsid w:val="00DD0952"/>
    <w:rsid w:val="00DD387F"/>
    <w:rsid w:val="00DD6D0F"/>
    <w:rsid w:val="00DE3164"/>
    <w:rsid w:val="00DE36B6"/>
    <w:rsid w:val="00DE6E3C"/>
    <w:rsid w:val="00DE7C6C"/>
    <w:rsid w:val="00DF0485"/>
    <w:rsid w:val="00DF14B1"/>
    <w:rsid w:val="00DF2B05"/>
    <w:rsid w:val="00E01345"/>
    <w:rsid w:val="00E04112"/>
    <w:rsid w:val="00E12251"/>
    <w:rsid w:val="00E27151"/>
    <w:rsid w:val="00E312BF"/>
    <w:rsid w:val="00E43268"/>
    <w:rsid w:val="00E475B6"/>
    <w:rsid w:val="00E572A9"/>
    <w:rsid w:val="00E61FC4"/>
    <w:rsid w:val="00E73269"/>
    <w:rsid w:val="00E74BA7"/>
    <w:rsid w:val="00E75D43"/>
    <w:rsid w:val="00E77A41"/>
    <w:rsid w:val="00E85A36"/>
    <w:rsid w:val="00E90E64"/>
    <w:rsid w:val="00E924B8"/>
    <w:rsid w:val="00E9451F"/>
    <w:rsid w:val="00E96E54"/>
    <w:rsid w:val="00E978CA"/>
    <w:rsid w:val="00EA3C1D"/>
    <w:rsid w:val="00EB4BC8"/>
    <w:rsid w:val="00EB5D30"/>
    <w:rsid w:val="00EB7A1C"/>
    <w:rsid w:val="00EC2468"/>
    <w:rsid w:val="00EC3DB5"/>
    <w:rsid w:val="00EC40C8"/>
    <w:rsid w:val="00EC516A"/>
    <w:rsid w:val="00EC740F"/>
    <w:rsid w:val="00ED1713"/>
    <w:rsid w:val="00ED1CA1"/>
    <w:rsid w:val="00ED4160"/>
    <w:rsid w:val="00ED555D"/>
    <w:rsid w:val="00ED6B37"/>
    <w:rsid w:val="00EE11D2"/>
    <w:rsid w:val="00EE6DE9"/>
    <w:rsid w:val="00F02AA4"/>
    <w:rsid w:val="00F05435"/>
    <w:rsid w:val="00F05653"/>
    <w:rsid w:val="00F07BA2"/>
    <w:rsid w:val="00F10C60"/>
    <w:rsid w:val="00F13C16"/>
    <w:rsid w:val="00F17B3C"/>
    <w:rsid w:val="00F23AD8"/>
    <w:rsid w:val="00F26116"/>
    <w:rsid w:val="00F26E89"/>
    <w:rsid w:val="00F30631"/>
    <w:rsid w:val="00F41055"/>
    <w:rsid w:val="00F5080B"/>
    <w:rsid w:val="00F5191D"/>
    <w:rsid w:val="00F53905"/>
    <w:rsid w:val="00F54378"/>
    <w:rsid w:val="00F60E6A"/>
    <w:rsid w:val="00F6132C"/>
    <w:rsid w:val="00F66C45"/>
    <w:rsid w:val="00F80302"/>
    <w:rsid w:val="00F82097"/>
    <w:rsid w:val="00F95E69"/>
    <w:rsid w:val="00FA37C1"/>
    <w:rsid w:val="00FB5DBA"/>
    <w:rsid w:val="00FC238E"/>
    <w:rsid w:val="00FC2E9C"/>
    <w:rsid w:val="00FC425B"/>
    <w:rsid w:val="00FD0596"/>
    <w:rsid w:val="00FD3A43"/>
    <w:rsid w:val="00FE6216"/>
    <w:rsid w:val="00FE67A6"/>
    <w:rsid w:val="00FF4CCC"/>
    <w:rsid w:val="00FF4CD9"/>
    <w:rsid w:val="00FF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3593A"/>
  <w15:chartTrackingRefBased/>
  <w15:docId w15:val="{0CD79999-0CE3-484E-82B8-23BE3C59C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3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3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3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3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3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04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B6B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B50"/>
  </w:style>
  <w:style w:type="paragraph" w:styleId="Header">
    <w:name w:val="header"/>
    <w:basedOn w:val="Normal"/>
    <w:link w:val="HeaderChar"/>
    <w:uiPriority w:val="99"/>
    <w:unhideWhenUsed/>
    <w:rsid w:val="00DE3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6B6"/>
  </w:style>
  <w:style w:type="paragraph" w:styleId="Revision">
    <w:name w:val="Revision"/>
    <w:hidden/>
    <w:uiPriority w:val="99"/>
    <w:semiHidden/>
    <w:rsid w:val="007E71AD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EC3DB5"/>
    <w:pPr>
      <w:widowControl/>
      <w:spacing w:before="240" w:after="0"/>
      <w:outlineLvl w:val="9"/>
    </w:pPr>
    <w:rPr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3D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3DB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C3DB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C3DB5"/>
    <w:pPr>
      <w:widowControl/>
      <w:spacing w:after="100" w:line="278" w:lineRule="auto"/>
      <w:ind w:left="720"/>
    </w:pPr>
    <w:rPr>
      <w:kern w:val="2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EC3DB5"/>
    <w:pPr>
      <w:widowControl/>
      <w:spacing w:after="100" w:line="278" w:lineRule="auto"/>
      <w:ind w:left="960"/>
    </w:pPr>
    <w:rPr>
      <w:kern w:val="2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EC3DB5"/>
    <w:pPr>
      <w:widowControl/>
      <w:spacing w:after="100" w:line="278" w:lineRule="auto"/>
      <w:ind w:left="1200"/>
    </w:pPr>
    <w:rPr>
      <w:kern w:val="2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EC3DB5"/>
    <w:pPr>
      <w:widowControl/>
      <w:spacing w:after="100" w:line="278" w:lineRule="auto"/>
      <w:ind w:left="1440"/>
    </w:pPr>
    <w:rPr>
      <w:kern w:val="2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EC3DB5"/>
    <w:pPr>
      <w:widowControl/>
      <w:spacing w:after="100" w:line="278" w:lineRule="auto"/>
      <w:ind w:left="1680"/>
    </w:pPr>
    <w:rPr>
      <w:kern w:val="2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EC3DB5"/>
    <w:pPr>
      <w:widowControl/>
      <w:spacing w:after="100" w:line="278" w:lineRule="auto"/>
      <w:ind w:left="1920"/>
    </w:pPr>
    <w:rPr>
      <w:kern w:val="2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3D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D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23D2"/>
    <w:pPr>
      <w:widowControl/>
      <w:spacing w:before="100" w:beforeAutospacing="1" w:after="100" w:afterAutospacing="1" w:line="240" w:lineRule="auto"/>
    </w:pPr>
    <w:rPr>
      <w:rFonts w:ascii="Aptos" w:hAnsi="Aptos" w:cs="Aptos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A2B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Calibri"/>
        <a:ea typeface="游ゴシック Light"/>
        <a:cs typeface=""/>
      </a:majorFont>
      <a:minorFont>
        <a:latin typeface="Calibri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F5530-19B0-4E8C-BF10-A047B42EE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7067</TotalTime>
  <Pages>7</Pages>
  <Words>1189</Words>
  <Characters>6967</Characters>
  <Application>Microsoft Office Word</Application>
  <DocSecurity>0</DocSecurity>
  <Lines>183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Birger Fjaellman （フィエルマン ビルイェル）</dc:creator>
  <cp:keywords/>
  <dc:description/>
  <cp:lastModifiedBy>David Klan</cp:lastModifiedBy>
  <cp:revision>5</cp:revision>
  <cp:lastPrinted>2025-12-09T19:50:00Z</cp:lastPrinted>
  <dcterms:created xsi:type="dcterms:W3CDTF">2026-01-07T01:49:00Z</dcterms:created>
  <dcterms:modified xsi:type="dcterms:W3CDTF">2026-03-24T05:17:00Z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2efcb7dc,6e208e8,4c0baf2d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2025-12-02T04:35:41Z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fc8497d4-1104-410c-9e51-0cad8bb3f74e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